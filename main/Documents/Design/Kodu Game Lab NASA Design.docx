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231C" w:rsidRDefault="0006231C" w:rsidP="0006231C">
      <w:pPr>
        <w:jc w:val="right"/>
        <w:rPr>
          <w:rFonts w:ascii="Segoe Light" w:hAnsi="Segoe Light"/>
          <w:sz w:val="96"/>
          <w:szCs w:val="96"/>
        </w:rPr>
      </w:pPr>
    </w:p>
    <w:p w:rsidR="0006231C" w:rsidRDefault="0006231C" w:rsidP="0006231C">
      <w:pPr>
        <w:jc w:val="right"/>
        <w:rPr>
          <w:rFonts w:ascii="Segoe Light" w:hAnsi="Segoe Light"/>
          <w:sz w:val="96"/>
          <w:szCs w:val="96"/>
        </w:rPr>
      </w:pPr>
    </w:p>
    <w:p w:rsidR="00D71409" w:rsidRDefault="0006231C" w:rsidP="004875BF">
      <w:pPr>
        <w:jc w:val="center"/>
        <w:rPr>
          <w:rFonts w:ascii="Segoe Light" w:hAnsi="Segoe Light"/>
          <w:sz w:val="96"/>
          <w:szCs w:val="96"/>
        </w:rPr>
      </w:pPr>
      <w:r w:rsidRPr="0006231C">
        <w:rPr>
          <w:rFonts w:ascii="Segoe Light" w:hAnsi="Segoe Light"/>
          <w:sz w:val="96"/>
          <w:szCs w:val="96"/>
        </w:rPr>
        <w:t>Kodu Game Lab</w:t>
      </w:r>
    </w:p>
    <w:p w:rsidR="00AD3548" w:rsidRDefault="002000D3" w:rsidP="004875BF">
      <w:pPr>
        <w:jc w:val="center"/>
        <w:rPr>
          <w:rFonts w:ascii="Segoe Light" w:hAnsi="Segoe Light"/>
          <w:sz w:val="56"/>
          <w:szCs w:val="96"/>
        </w:rPr>
      </w:pPr>
      <w:r w:rsidRPr="00AD3548">
        <w:rPr>
          <w:rFonts w:ascii="Segoe Light" w:hAnsi="Segoe Light"/>
          <w:sz w:val="56"/>
          <w:szCs w:val="96"/>
        </w:rPr>
        <w:t>NASA/JPL</w:t>
      </w:r>
      <w:r w:rsidR="00AD3548">
        <w:rPr>
          <w:rFonts w:ascii="Segoe Light" w:hAnsi="Segoe Light"/>
          <w:sz w:val="56"/>
          <w:szCs w:val="96"/>
        </w:rPr>
        <w:t xml:space="preserve"> expansion</w:t>
      </w:r>
      <w:r w:rsidR="004875BF">
        <w:rPr>
          <w:rFonts w:ascii="Segoe Light" w:hAnsi="Segoe Light"/>
          <w:sz w:val="56"/>
          <w:szCs w:val="96"/>
        </w:rPr>
        <w:t xml:space="preserve"> </w:t>
      </w:r>
      <w:r w:rsidR="00AD3548">
        <w:rPr>
          <w:rFonts w:ascii="Segoe Light" w:hAnsi="Segoe Light"/>
          <w:sz w:val="56"/>
          <w:szCs w:val="96"/>
        </w:rPr>
        <w:t>Design Document</w:t>
      </w:r>
    </w:p>
    <w:p w:rsidR="00AD3548" w:rsidRDefault="00AD3548" w:rsidP="0006231C">
      <w:pPr>
        <w:jc w:val="right"/>
        <w:rPr>
          <w:rFonts w:ascii="Segoe Light" w:hAnsi="Segoe Light"/>
          <w:sz w:val="56"/>
          <w:szCs w:val="96"/>
        </w:rPr>
      </w:pPr>
    </w:p>
    <w:p w:rsidR="004875BF" w:rsidRDefault="004875BF" w:rsidP="0006231C">
      <w:pPr>
        <w:jc w:val="right"/>
        <w:rPr>
          <w:rFonts w:ascii="Segoe Light" w:hAnsi="Segoe Light"/>
          <w:sz w:val="56"/>
          <w:szCs w:val="96"/>
        </w:rPr>
      </w:pPr>
    </w:p>
    <w:p w:rsidR="004875BF" w:rsidRDefault="004875BF" w:rsidP="0006231C">
      <w:pPr>
        <w:jc w:val="right"/>
        <w:rPr>
          <w:rFonts w:ascii="Segoe Light" w:hAnsi="Segoe Light"/>
          <w:sz w:val="56"/>
          <w:szCs w:val="96"/>
        </w:rPr>
      </w:pPr>
    </w:p>
    <w:p w:rsidR="00AD3548" w:rsidRDefault="00AD3548" w:rsidP="0006231C">
      <w:pPr>
        <w:jc w:val="right"/>
        <w:rPr>
          <w:rFonts w:ascii="Segoe Light" w:hAnsi="Segoe Light"/>
          <w:sz w:val="56"/>
          <w:szCs w:val="96"/>
        </w:rPr>
      </w:pPr>
    </w:p>
    <w:p w:rsidR="00AD3548" w:rsidRDefault="00AD3548" w:rsidP="0006231C">
      <w:pPr>
        <w:jc w:val="right"/>
        <w:rPr>
          <w:rFonts w:ascii="Segoe Light" w:hAnsi="Segoe Light"/>
          <w:sz w:val="56"/>
          <w:szCs w:val="96"/>
        </w:rPr>
      </w:pPr>
    </w:p>
    <w:p w:rsidR="00AD3548" w:rsidRDefault="00AD3548" w:rsidP="00AD3548">
      <w:pPr>
        <w:pStyle w:val="Heading1"/>
      </w:pPr>
      <w:r>
        <w:t>Overview</w:t>
      </w:r>
    </w:p>
    <w:p w:rsidR="00AD3548" w:rsidRDefault="00AD3548" w:rsidP="00AD3548">
      <w:r>
        <w:t xml:space="preserve">The expansion pack including NASA/JPL features would include features to allow students and teachers to try their hand at planet exploration, along with guide a rover through different obstacles and experiences.  </w:t>
      </w:r>
    </w:p>
    <w:p w:rsidR="00AD3548" w:rsidRDefault="00AD3548" w:rsidP="00AD3548">
      <w:r>
        <w:br/>
        <w:t>The overall goal is to extend Kodu</w:t>
      </w:r>
      <w:r w:rsidR="00EF1FB9">
        <w:t>’s feature to include new characters, new programming tiles and new curriculum.  Teachers would be able to use this as a part of class, NASA would create different opportunities to engage children, and kids would learn to create new experiences with new characters and actions</w:t>
      </w:r>
      <w:proofErr w:type="gramStart"/>
      <w:r w:rsidR="00EF1FB9">
        <w:t>.</w:t>
      </w:r>
      <w:r>
        <w:t>.</w:t>
      </w:r>
      <w:proofErr w:type="gramEnd"/>
    </w:p>
    <w:p w:rsidR="00AD3548" w:rsidRDefault="00AD3548" w:rsidP="00AD3548">
      <w:pPr>
        <w:pStyle w:val="Heading1"/>
      </w:pPr>
      <w:r>
        <w:t>Schedule</w:t>
      </w:r>
    </w:p>
    <w:p w:rsidR="00AD3548" w:rsidRDefault="00AD3548" w:rsidP="00AD3548">
      <w:r>
        <w:t xml:space="preserve">Schedule </w:t>
      </w:r>
      <w:r w:rsidR="00EF1FB9">
        <w:t xml:space="preserve">is subject to change, but overall goal is to </w:t>
      </w:r>
      <w:r>
        <w:t>be completed by July 15</w:t>
      </w:r>
      <w:r w:rsidRPr="00AD3548">
        <w:rPr>
          <w:vertAlign w:val="superscript"/>
        </w:rPr>
        <w:t>th</w:t>
      </w:r>
      <w:r>
        <w:t xml:space="preserve">, in order to meet objectives of having content available for rover landing in August.  </w:t>
      </w:r>
    </w:p>
    <w:p w:rsidR="00AD3548" w:rsidRPr="00AD3548" w:rsidRDefault="00AD3548" w:rsidP="00AD3548">
      <w:pPr>
        <w:rPr>
          <w:b/>
        </w:rPr>
      </w:pPr>
      <w:r w:rsidRPr="00AD3548">
        <w:rPr>
          <w:b/>
        </w:rPr>
        <w:t>Development Schedule:</w:t>
      </w:r>
    </w:p>
    <w:tbl>
      <w:tblPr>
        <w:tblStyle w:val="MediumList2-Accent1"/>
        <w:tblW w:w="0" w:type="auto"/>
        <w:tblInd w:w="828" w:type="dxa"/>
        <w:tblLook w:val="04A0" w:firstRow="1" w:lastRow="0" w:firstColumn="1" w:lastColumn="0" w:noHBand="0" w:noVBand="1"/>
      </w:tblPr>
      <w:tblGrid>
        <w:gridCol w:w="1716"/>
        <w:gridCol w:w="2114"/>
        <w:gridCol w:w="4090"/>
      </w:tblGrid>
      <w:tr w:rsidR="00AD3548" w:rsidTr="007D0E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6" w:type="dxa"/>
          </w:tcPr>
          <w:p w:rsidR="00AD3548" w:rsidRDefault="00AD3548" w:rsidP="00AD3548">
            <w:pPr>
              <w:jc w:val="center"/>
            </w:pPr>
            <w:r>
              <w:t>Milestone</w:t>
            </w:r>
          </w:p>
        </w:tc>
        <w:tc>
          <w:tcPr>
            <w:tcW w:w="2114" w:type="dxa"/>
          </w:tcPr>
          <w:p w:rsidR="00AD3548" w:rsidRDefault="00AD3548" w:rsidP="00AD3548">
            <w:pPr>
              <w:jc w:val="center"/>
              <w:cnfStyle w:val="100000000000" w:firstRow="1" w:lastRow="0" w:firstColumn="0" w:lastColumn="0" w:oddVBand="0" w:evenVBand="0" w:oddHBand="0" w:evenHBand="0" w:firstRowFirstColumn="0" w:firstRowLastColumn="0" w:lastRowFirstColumn="0" w:lastRowLastColumn="0"/>
            </w:pPr>
            <w:r>
              <w:t>End</w:t>
            </w:r>
          </w:p>
        </w:tc>
        <w:tc>
          <w:tcPr>
            <w:tcW w:w="4090" w:type="dxa"/>
          </w:tcPr>
          <w:p w:rsidR="00AD3548" w:rsidRDefault="00AD3548" w:rsidP="00AD3548">
            <w:pPr>
              <w:jc w:val="center"/>
              <w:cnfStyle w:val="100000000000" w:firstRow="1" w:lastRow="0" w:firstColumn="0" w:lastColumn="0" w:oddVBand="0" w:evenVBand="0" w:oddHBand="0" w:evenHBand="0" w:firstRowFirstColumn="0" w:firstRowLastColumn="0" w:lastRowFirstColumn="0" w:lastRowLastColumn="0"/>
            </w:pPr>
            <w:r>
              <w:t>Goal</w:t>
            </w:r>
          </w:p>
        </w:tc>
      </w:tr>
      <w:tr w:rsidR="00AD3548" w:rsidTr="007D0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AD3548" w:rsidRDefault="00AD3548" w:rsidP="00AD3548">
            <w:pPr>
              <w:jc w:val="center"/>
            </w:pPr>
            <w:r>
              <w:t>Pre-Production</w:t>
            </w:r>
          </w:p>
        </w:tc>
        <w:tc>
          <w:tcPr>
            <w:tcW w:w="2114" w:type="dxa"/>
          </w:tcPr>
          <w:p w:rsidR="00AD3548" w:rsidRDefault="00AD3548" w:rsidP="00AD3548">
            <w:pPr>
              <w:jc w:val="center"/>
              <w:cnfStyle w:val="000000100000" w:firstRow="0" w:lastRow="0" w:firstColumn="0" w:lastColumn="0" w:oddVBand="0" w:evenVBand="0" w:oddHBand="1" w:evenHBand="0" w:firstRowFirstColumn="0" w:firstRowLastColumn="0" w:lastRowFirstColumn="0" w:lastRowLastColumn="0"/>
            </w:pPr>
            <w:r>
              <w:t>June 15</w:t>
            </w:r>
            <w:r w:rsidRPr="00AD3548">
              <w:rPr>
                <w:vertAlign w:val="superscript"/>
              </w:rPr>
              <w:t>th</w:t>
            </w:r>
          </w:p>
        </w:tc>
        <w:tc>
          <w:tcPr>
            <w:tcW w:w="4090" w:type="dxa"/>
          </w:tcPr>
          <w:p w:rsidR="00AD3548" w:rsidRDefault="00AD3548" w:rsidP="00AD3548">
            <w:pPr>
              <w:cnfStyle w:val="000000100000" w:firstRow="0" w:lastRow="0" w:firstColumn="0" w:lastColumn="0" w:oddVBand="0" w:evenVBand="0" w:oddHBand="1" w:evenHBand="0" w:firstRowFirstColumn="0" w:firstRowLastColumn="0" w:lastRowFirstColumn="0" w:lastRowLastColumn="0"/>
            </w:pPr>
            <w:r>
              <w:t xml:space="preserve">Review design of levels and curriculum; </w:t>
            </w:r>
          </w:p>
          <w:p w:rsidR="00AD3548" w:rsidRDefault="00AD3548" w:rsidP="00AD3548">
            <w:pPr>
              <w:cnfStyle w:val="000000100000" w:firstRow="0" w:lastRow="0" w:firstColumn="0" w:lastColumn="0" w:oddVBand="0" w:evenVBand="0" w:oddHBand="1" w:evenHBand="0" w:firstRowFirstColumn="0" w:firstRowLastColumn="0" w:lastRowFirstColumn="0" w:lastRowLastColumn="0"/>
            </w:pPr>
            <w:r>
              <w:t>review development and engineering tasks;</w:t>
            </w:r>
          </w:p>
          <w:p w:rsidR="00AD3548" w:rsidRDefault="00AD3548" w:rsidP="00AD3548">
            <w:pPr>
              <w:cnfStyle w:val="000000100000" w:firstRow="0" w:lastRow="0" w:firstColumn="0" w:lastColumn="0" w:oddVBand="0" w:evenVBand="0" w:oddHBand="1" w:evenHBand="0" w:firstRowFirstColumn="0" w:firstRowLastColumn="0" w:lastRowFirstColumn="0" w:lastRowLastColumn="0"/>
            </w:pPr>
            <w:proofErr w:type="gramStart"/>
            <w:r>
              <w:t>general</w:t>
            </w:r>
            <w:proofErr w:type="gramEnd"/>
            <w:r>
              <w:t xml:space="preserve"> prototype available.</w:t>
            </w:r>
          </w:p>
        </w:tc>
      </w:tr>
      <w:tr w:rsidR="00AD3548" w:rsidTr="007D0E45">
        <w:trPr>
          <w:trHeight w:val="629"/>
        </w:trPr>
        <w:tc>
          <w:tcPr>
            <w:cnfStyle w:val="001000000000" w:firstRow="0" w:lastRow="0" w:firstColumn="1" w:lastColumn="0" w:oddVBand="0" w:evenVBand="0" w:oddHBand="0" w:evenHBand="0" w:firstRowFirstColumn="0" w:firstRowLastColumn="0" w:lastRowFirstColumn="0" w:lastRowLastColumn="0"/>
            <w:tcW w:w="1716" w:type="dxa"/>
          </w:tcPr>
          <w:p w:rsidR="00AD3548" w:rsidRDefault="00AD3548" w:rsidP="00AD3548">
            <w:pPr>
              <w:jc w:val="center"/>
            </w:pPr>
            <w:r>
              <w:t>Code/Content complete</w:t>
            </w:r>
          </w:p>
        </w:tc>
        <w:tc>
          <w:tcPr>
            <w:tcW w:w="2114" w:type="dxa"/>
          </w:tcPr>
          <w:p w:rsidR="00AD3548" w:rsidRDefault="00AD3548" w:rsidP="00AD3548">
            <w:pPr>
              <w:jc w:val="center"/>
              <w:cnfStyle w:val="000000000000" w:firstRow="0" w:lastRow="0" w:firstColumn="0" w:lastColumn="0" w:oddVBand="0" w:evenVBand="0" w:oddHBand="0" w:evenHBand="0" w:firstRowFirstColumn="0" w:firstRowLastColumn="0" w:lastRowFirstColumn="0" w:lastRowLastColumn="0"/>
            </w:pPr>
            <w:r>
              <w:t>June 29</w:t>
            </w:r>
            <w:r w:rsidRPr="00AD3548">
              <w:rPr>
                <w:vertAlign w:val="superscript"/>
              </w:rPr>
              <w:t>th</w:t>
            </w:r>
          </w:p>
        </w:tc>
        <w:tc>
          <w:tcPr>
            <w:tcW w:w="4090" w:type="dxa"/>
          </w:tcPr>
          <w:p w:rsidR="00AD3548" w:rsidRDefault="00AD3548" w:rsidP="00AD3548">
            <w:pPr>
              <w:cnfStyle w:val="000000000000" w:firstRow="0" w:lastRow="0" w:firstColumn="0" w:lastColumn="0" w:oddVBand="0" w:evenVBand="0" w:oddHBand="0" w:evenHBand="0" w:firstRowFirstColumn="0" w:firstRowLastColumn="0" w:lastRowFirstColumn="0" w:lastRowLastColumn="0"/>
            </w:pPr>
            <w:r>
              <w:t xml:space="preserve">All feature work completed; </w:t>
            </w:r>
          </w:p>
          <w:p w:rsidR="00AD3548" w:rsidRDefault="00AD3548" w:rsidP="00AD3548">
            <w:pPr>
              <w:cnfStyle w:val="000000000000" w:firstRow="0" w:lastRow="0" w:firstColumn="0" w:lastColumn="0" w:oddVBand="0" w:evenVBand="0" w:oddHBand="0" w:evenHBand="0" w:firstRowFirstColumn="0" w:firstRowLastColumn="0" w:lastRowFirstColumn="0" w:lastRowLastColumn="0"/>
            </w:pPr>
            <w:r>
              <w:t xml:space="preserve">All levels built and working in game.  </w:t>
            </w:r>
          </w:p>
          <w:p w:rsidR="00AD3548" w:rsidRDefault="00AD3548" w:rsidP="00AD3548">
            <w:pPr>
              <w:cnfStyle w:val="000000000000" w:firstRow="0" w:lastRow="0" w:firstColumn="0" w:lastColumn="0" w:oddVBand="0" w:evenVBand="0" w:oddHBand="0" w:evenHBand="0" w:firstRowFirstColumn="0" w:firstRowLastColumn="0" w:lastRowFirstColumn="0" w:lastRowLastColumn="0"/>
            </w:pPr>
            <w:r>
              <w:t>Audio assets, text included in game</w:t>
            </w:r>
          </w:p>
        </w:tc>
      </w:tr>
      <w:tr w:rsidR="00AD3548" w:rsidTr="007D0E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Pr>
          <w:p w:rsidR="00AD3548" w:rsidRDefault="00AD3548" w:rsidP="00AD3548">
            <w:pPr>
              <w:jc w:val="center"/>
            </w:pPr>
            <w:r>
              <w:t>Final release</w:t>
            </w:r>
          </w:p>
        </w:tc>
        <w:tc>
          <w:tcPr>
            <w:tcW w:w="2114" w:type="dxa"/>
          </w:tcPr>
          <w:p w:rsidR="00AD3548" w:rsidRDefault="00AD3548" w:rsidP="00AD3548">
            <w:pPr>
              <w:jc w:val="center"/>
              <w:cnfStyle w:val="000000100000" w:firstRow="0" w:lastRow="0" w:firstColumn="0" w:lastColumn="0" w:oddVBand="0" w:evenVBand="0" w:oddHBand="1" w:evenHBand="0" w:firstRowFirstColumn="0" w:firstRowLastColumn="0" w:lastRowFirstColumn="0" w:lastRowLastColumn="0"/>
            </w:pPr>
            <w:r>
              <w:t>July 12</w:t>
            </w:r>
            <w:r w:rsidRPr="00AD3548">
              <w:rPr>
                <w:vertAlign w:val="superscript"/>
              </w:rPr>
              <w:t>th</w:t>
            </w:r>
          </w:p>
        </w:tc>
        <w:tc>
          <w:tcPr>
            <w:tcW w:w="4090" w:type="dxa"/>
          </w:tcPr>
          <w:p w:rsidR="00AD3548" w:rsidRDefault="00AD3548" w:rsidP="00AD3548">
            <w:pPr>
              <w:cnfStyle w:val="000000100000" w:firstRow="0" w:lastRow="0" w:firstColumn="0" w:lastColumn="0" w:oddVBand="0" w:evenVBand="0" w:oddHBand="1" w:evenHBand="0" w:firstRowFirstColumn="0" w:firstRowLastColumn="0" w:lastRowFirstColumn="0" w:lastRowLastColumn="0"/>
            </w:pPr>
            <w:r>
              <w:t xml:space="preserve">All bugs fixed, which were found as a part Content Complete phase; </w:t>
            </w:r>
            <w:r>
              <w:br/>
              <w:t>Build is created and signed per internal processes.</w:t>
            </w:r>
          </w:p>
        </w:tc>
      </w:tr>
    </w:tbl>
    <w:p w:rsidR="00AD3548" w:rsidRDefault="00AD3548" w:rsidP="00AD3548"/>
    <w:p w:rsidR="00AD3548" w:rsidRPr="00AD3548" w:rsidRDefault="00AD3548" w:rsidP="00AD3548">
      <w:pPr>
        <w:rPr>
          <w:b/>
        </w:rPr>
      </w:pPr>
      <w:r w:rsidRPr="00AD3548">
        <w:rPr>
          <w:b/>
        </w:rPr>
        <w:t>Curriculum Schedule:</w:t>
      </w:r>
    </w:p>
    <w:p w:rsidR="00AD3548" w:rsidRDefault="00AD3548" w:rsidP="00AD3548">
      <w:r>
        <w:t>Curriculum schedule would follow in a similar patter, with more frequent touch points.  Goal would be to have curriculum written by June 29</w:t>
      </w:r>
      <w:r w:rsidRPr="00AD3548">
        <w:rPr>
          <w:vertAlign w:val="superscript"/>
        </w:rPr>
        <w:t>th</w:t>
      </w:r>
      <w:r>
        <w:t>, in preparation for final release.</w:t>
      </w:r>
    </w:p>
    <w:p w:rsidR="007D0E45" w:rsidRDefault="007D0E45" w:rsidP="007D0E45">
      <w:pPr>
        <w:pStyle w:val="Heading1"/>
      </w:pPr>
      <w:r>
        <w:t>Development Features</w:t>
      </w:r>
    </w:p>
    <w:p w:rsidR="007D0E45" w:rsidRDefault="007D0E45" w:rsidP="004875BF">
      <w:r>
        <w:t>Adding functionality into the game is the primary goal of this project.   Here are the required development features we are looking to add.</w:t>
      </w:r>
    </w:p>
    <w:p w:rsidR="004875BF" w:rsidRDefault="004875BF" w:rsidP="004875BF"/>
    <w:p w:rsidR="007D0E45" w:rsidRDefault="007D0E45" w:rsidP="007D0E45">
      <w:pPr>
        <w:pStyle w:val="IntenseQuote"/>
        <w:ind w:left="0"/>
      </w:pPr>
      <w:r>
        <w:t>Rover Object:</w:t>
      </w:r>
    </w:p>
    <w:p w:rsidR="007D0E45" w:rsidRDefault="007D0E45" w:rsidP="007D0E45">
      <w:r>
        <w:t xml:space="preserve">The Rover </w:t>
      </w:r>
      <w:del w:id="0" w:author="Michelle Viotti" w:date="2012-06-06T10:39:00Z">
        <w:r w:rsidDel="00787781">
          <w:delText xml:space="preserve">curiosity </w:delText>
        </w:r>
      </w:del>
      <w:r>
        <w:t>is a 6 wheeled vehicle designed to cover a variety of territory,</w:t>
      </w:r>
      <w:commentRangeStart w:id="1"/>
      <w:r>
        <w:t xml:space="preserve"> turn itself over should it fall, </w:t>
      </w:r>
      <w:commentRangeEnd w:id="1"/>
      <w:r w:rsidR="00787781">
        <w:rPr>
          <w:rStyle w:val="CommentReference"/>
        </w:rPr>
        <w:commentReference w:id="1"/>
      </w:r>
      <w:r>
        <w:t xml:space="preserve">and </w:t>
      </w:r>
      <w:proofErr w:type="gramStart"/>
      <w:r>
        <w:t>carr</w:t>
      </w:r>
      <w:ins w:id="2" w:author="Michelle Viotti" w:date="2012-06-06T10:40:00Z">
        <w:r w:rsidR="00787781">
          <w:t xml:space="preserve">ies </w:t>
        </w:r>
      </w:ins>
      <w:r>
        <w:t xml:space="preserve"> a</w:t>
      </w:r>
      <w:proofErr w:type="gramEnd"/>
      <w:r>
        <w:t xml:space="preserve"> wide assortment of technical measuring instruments.  In Kodu, we would need to add this object, as one doesn’t exist today.  Requirements for this object would be:</w:t>
      </w:r>
    </w:p>
    <w:p w:rsidR="007D0E45" w:rsidRDefault="007D0E45" w:rsidP="007D0E45">
      <w:pPr>
        <w:pStyle w:val="ListParagraph"/>
        <w:numPr>
          <w:ilvl w:val="0"/>
          <w:numId w:val="1"/>
        </w:numPr>
      </w:pPr>
      <w:r>
        <w:t>It can resemble “Curiosity”, but should also have “</w:t>
      </w:r>
      <w:proofErr w:type="spellStart"/>
      <w:r>
        <w:t>Kodu-esque</w:t>
      </w:r>
      <w:proofErr w:type="spellEnd"/>
      <w:r>
        <w:t>” features.</w:t>
      </w:r>
    </w:p>
    <w:p w:rsidR="007D0E45" w:rsidRDefault="007D0E45" w:rsidP="007D0E45">
      <w:pPr>
        <w:pStyle w:val="ListParagraph"/>
        <w:numPr>
          <w:ilvl w:val="0"/>
          <w:numId w:val="1"/>
        </w:numPr>
      </w:pPr>
      <w:r>
        <w:t>It</w:t>
      </w:r>
      <w:del w:id="3" w:author="Michelle Viotti" w:date="2012-06-06T10:41:00Z">
        <w:r w:rsidDel="00787781">
          <w:delText>’</w:delText>
        </w:r>
      </w:del>
      <w:r>
        <w:t>s “icon” would also represent the rover, and clearly identified as “Rover”.</w:t>
      </w:r>
      <w:r w:rsidR="0092250D">
        <w:t xml:space="preserve"> </w:t>
      </w:r>
    </w:p>
    <w:p w:rsidR="007D0E45" w:rsidRDefault="007D0E45" w:rsidP="007D0E45">
      <w:pPr>
        <w:pStyle w:val="ListParagraph"/>
        <w:numPr>
          <w:ilvl w:val="0"/>
          <w:numId w:val="1"/>
        </w:numPr>
      </w:pPr>
      <w:r>
        <w:t>It would have 6 legs (similar to the design of Curiosity) and a Mast for the cameras.</w:t>
      </w:r>
    </w:p>
    <w:p w:rsidR="007D0E45" w:rsidRDefault="007D0E45" w:rsidP="007D0E45">
      <w:pPr>
        <w:pStyle w:val="ListParagraph"/>
        <w:numPr>
          <w:ilvl w:val="0"/>
          <w:numId w:val="1"/>
        </w:numPr>
      </w:pPr>
      <w:r>
        <w:t xml:space="preserve">Additionally, having a ‘probe’ to expand and ‘inspect’ would be part of this </w:t>
      </w:r>
      <w:commentRangeStart w:id="4"/>
      <w:r>
        <w:t>rover</w:t>
      </w:r>
      <w:commentRangeEnd w:id="4"/>
      <w:r w:rsidR="00787781">
        <w:rPr>
          <w:rStyle w:val="CommentReference"/>
        </w:rPr>
        <w:commentReference w:id="4"/>
      </w:r>
      <w:r>
        <w:t>.</w:t>
      </w:r>
    </w:p>
    <w:p w:rsidR="007D0E45" w:rsidRDefault="007D0E45" w:rsidP="007D0E45">
      <w:pPr>
        <w:pStyle w:val="ListParagraph"/>
        <w:numPr>
          <w:ilvl w:val="0"/>
          <w:numId w:val="1"/>
        </w:numPr>
      </w:pPr>
      <w:r>
        <w:t>When placing the object in the world, and at a “Rest State”, the object would have small movements, similar to other objects, to show ‘</w:t>
      </w:r>
      <w:commentRangeStart w:id="5"/>
      <w:r>
        <w:t>character</w:t>
      </w:r>
      <w:commentRangeEnd w:id="5"/>
      <w:r w:rsidR="00787781">
        <w:rPr>
          <w:rStyle w:val="CommentReference"/>
        </w:rPr>
        <w:commentReference w:id="5"/>
      </w:r>
      <w:r>
        <w:t>’.</w:t>
      </w:r>
    </w:p>
    <w:p w:rsidR="0092250D" w:rsidRDefault="0092250D" w:rsidP="007D0E45">
      <w:pPr>
        <w:pStyle w:val="ListParagraph"/>
        <w:numPr>
          <w:ilvl w:val="0"/>
          <w:numId w:val="1"/>
        </w:numPr>
      </w:pPr>
      <w:r>
        <w:t>Rover would inherit all general settings, with a couple of call outs:</w:t>
      </w:r>
    </w:p>
    <w:p w:rsidR="0092250D" w:rsidRDefault="0092250D" w:rsidP="0092250D">
      <w:pPr>
        <w:pStyle w:val="ListParagraph"/>
        <w:numPr>
          <w:ilvl w:val="1"/>
          <w:numId w:val="1"/>
        </w:numPr>
      </w:pPr>
      <w:r>
        <w:t>Multipliers would be modified to fit “feel” of rover.</w:t>
      </w:r>
    </w:p>
    <w:p w:rsidR="0092250D" w:rsidRDefault="0092250D" w:rsidP="0092250D">
      <w:pPr>
        <w:pStyle w:val="ListParagraph"/>
        <w:numPr>
          <w:ilvl w:val="1"/>
          <w:numId w:val="1"/>
        </w:numPr>
      </w:pPr>
      <w:r>
        <w:t>“Hit points” would be raised; Ultimately, want max hit points.</w:t>
      </w:r>
    </w:p>
    <w:p w:rsidR="0092250D" w:rsidRDefault="0092250D" w:rsidP="0092250D">
      <w:pPr>
        <w:pStyle w:val="ListParagraph"/>
        <w:numPr>
          <w:ilvl w:val="1"/>
          <w:numId w:val="1"/>
        </w:numPr>
      </w:pPr>
      <w:r>
        <w:t>“Stay above water” would be on.</w:t>
      </w:r>
    </w:p>
    <w:p w:rsidR="007D0E45" w:rsidRDefault="00BA2F51" w:rsidP="007D0E45">
      <w:r>
        <w:rPr>
          <w:noProof/>
        </w:rPr>
        <mc:AlternateContent>
          <mc:Choice Requires="wps">
            <w:drawing>
              <wp:anchor distT="0" distB="0" distL="114300" distR="114300" simplePos="0" relativeHeight="251661312" behindDoc="0" locked="0" layoutInCell="1" allowOverlap="1" wp14:anchorId="2B042157" wp14:editId="587FD714">
                <wp:simplePos x="0" y="0"/>
                <wp:positionH relativeFrom="column">
                  <wp:posOffset>507365</wp:posOffset>
                </wp:positionH>
                <wp:positionV relativeFrom="paragraph">
                  <wp:posOffset>1969770</wp:posOffset>
                </wp:positionV>
                <wp:extent cx="1741170" cy="2667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741170" cy="266700"/>
                        </a:xfrm>
                        <a:prstGeom prst="rect">
                          <a:avLst/>
                        </a:prstGeom>
                        <a:solidFill>
                          <a:prstClr val="white"/>
                        </a:solidFill>
                        <a:ln>
                          <a:noFill/>
                        </a:ln>
                        <a:effectLst/>
                      </wps:spPr>
                      <wps:txbx>
                        <w:txbxContent>
                          <w:p w:rsidR="00663E8C" w:rsidRPr="00A23958" w:rsidRDefault="00663E8C" w:rsidP="00BA2F51">
                            <w:pPr>
                              <w:pStyle w:val="Caption"/>
                              <w:rPr>
                                <w:noProof/>
                              </w:rPr>
                            </w:pPr>
                            <w:r>
                              <w:t xml:space="preserve">Figure </w:t>
                            </w:r>
                            <w:r w:rsidR="00197271">
                              <w:fldChar w:fldCharType="begin"/>
                            </w:r>
                            <w:r w:rsidR="00197271">
                              <w:instrText xml:space="preserve"> SEQ Figure \* ARABIC </w:instrText>
                            </w:r>
                            <w:r w:rsidR="00197271">
                              <w:fldChar w:fldCharType="separate"/>
                            </w:r>
                            <w:r>
                              <w:rPr>
                                <w:noProof/>
                              </w:rPr>
                              <w:t>1</w:t>
                            </w:r>
                            <w:r w:rsidR="00197271">
                              <w:rPr>
                                <w:noProof/>
                              </w:rPr>
                              <w:fldChar w:fldCharType="end"/>
                            </w:r>
                            <w:r>
                              <w:t xml:space="preserve"> Rover icon added 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3" o:spid="_x0000_s1026" type="#_x0000_t202" style="position:absolute;margin-left:39.95pt;margin-top:155.1pt;width:137.1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" stroked="f">
                <v:textbox style="mso-fit-shape-to-text:t" inset="0,0,0,0">
                  <w:txbxContent>
                    <w:p w:rsidR="00663E8C" w:rsidRPr="00A23958" w:rsidRDefault="00663E8C" w:rsidP="00BA2F51">
                      <w:pPr>
                        <w:pStyle w:val="Caption"/>
                        <w:rPr>
                          <w:noProof/>
                        </w:rPr>
                      </w:pPr>
                      <w:r>
                        <w:t xml:space="preserve">Figure </w:t>
                      </w:r>
                      <w:fldSimple w:instr=" SEQ Figure \* ARABIC ">
                        <w:r>
                          <w:rPr>
                            <w:noProof/>
                          </w:rPr>
                          <w:t>1</w:t>
                        </w:r>
                      </w:fldSimple>
                      <w:r>
                        <w:t xml:space="preserve"> Rover icon added here</w:t>
                      </w:r>
                    </w:p>
                  </w:txbxContent>
                </v:textbox>
                <w10:wrap type="square"/>
              </v:shape>
            </w:pict>
          </mc:Fallback>
        </mc:AlternateContent>
      </w:r>
      <w:r>
        <w:rPr>
          <w:noProof/>
        </w:rPr>
        <w:drawing>
          <wp:anchor distT="0" distB="0" distL="114300" distR="114300" simplePos="0" relativeHeight="251659264" behindDoc="0" locked="0" layoutInCell="1" allowOverlap="1" wp14:anchorId="3B6AF741" wp14:editId="119C3C0D">
            <wp:simplePos x="0" y="0"/>
            <wp:positionH relativeFrom="column">
              <wp:posOffset>507365</wp:posOffset>
            </wp:positionH>
            <wp:positionV relativeFrom="paragraph">
              <wp:posOffset>204470</wp:posOffset>
            </wp:positionV>
            <wp:extent cx="1741170" cy="1708150"/>
            <wp:effectExtent l="190500" t="190500" r="182880" b="1968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1170" cy="1708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D0E45" w:rsidRDefault="007D0E45" w:rsidP="007D0E45">
      <w:pPr>
        <w:pStyle w:val="ListParagraph"/>
        <w:keepNext/>
      </w:pPr>
    </w:p>
    <w:p w:rsidR="0092250D" w:rsidRDefault="0092250D" w:rsidP="007D0E45">
      <w:pPr>
        <w:pStyle w:val="ListParagraph"/>
        <w:keepNext/>
      </w:pPr>
      <w:r>
        <w:rPr>
          <w:noProof/>
        </w:rPr>
        <w:drawing>
          <wp:anchor distT="0" distB="0" distL="114300" distR="114300" simplePos="0" relativeHeight="251658240" behindDoc="0" locked="0" layoutInCell="1" allowOverlap="1" wp14:anchorId="25668A10" wp14:editId="69CB4D0B">
            <wp:simplePos x="0" y="0"/>
            <wp:positionH relativeFrom="column">
              <wp:posOffset>-146685</wp:posOffset>
            </wp:positionH>
            <wp:positionV relativeFrom="paragraph">
              <wp:posOffset>45085</wp:posOffset>
            </wp:positionV>
            <wp:extent cx="2138680" cy="1334135"/>
            <wp:effectExtent l="190500" t="190500" r="185420" b="1898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8680" cy="13341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2250D" w:rsidRDefault="0092250D" w:rsidP="007D0E45">
      <w:pPr>
        <w:pStyle w:val="ListParagraph"/>
        <w:keepNext/>
      </w:pPr>
    </w:p>
    <w:p w:rsidR="0092250D" w:rsidRDefault="0092250D" w:rsidP="007D0E45">
      <w:pPr>
        <w:pStyle w:val="ListParagraph"/>
        <w:keepNext/>
      </w:pPr>
    </w:p>
    <w:p w:rsidR="0092250D" w:rsidRDefault="0092250D" w:rsidP="007D0E45">
      <w:pPr>
        <w:pStyle w:val="ListParagraph"/>
        <w:keepNext/>
      </w:pPr>
    </w:p>
    <w:p w:rsidR="0092250D" w:rsidRDefault="0092250D" w:rsidP="007D0E45">
      <w:pPr>
        <w:pStyle w:val="ListParagraph"/>
        <w:keepNext/>
      </w:pPr>
    </w:p>
    <w:p w:rsidR="0092250D" w:rsidRDefault="0092250D" w:rsidP="007D0E45">
      <w:pPr>
        <w:pStyle w:val="ListParagraph"/>
        <w:keepNext/>
      </w:pPr>
    </w:p>
    <w:p w:rsidR="0092250D" w:rsidRDefault="0092250D" w:rsidP="007D0E45">
      <w:pPr>
        <w:pStyle w:val="ListParagraph"/>
        <w:keepNext/>
      </w:pPr>
    </w:p>
    <w:p w:rsidR="0092250D" w:rsidRDefault="0092250D" w:rsidP="007D0E45">
      <w:pPr>
        <w:pStyle w:val="ListParagraph"/>
        <w:keepNext/>
      </w:pPr>
      <w:r>
        <w:rPr>
          <w:noProof/>
        </w:rPr>
        <mc:AlternateContent>
          <mc:Choice Requires="wps">
            <w:drawing>
              <wp:anchor distT="0" distB="0" distL="114300" distR="114300" simplePos="0" relativeHeight="251663360" behindDoc="0" locked="0" layoutInCell="1" allowOverlap="1" wp14:anchorId="623118AD" wp14:editId="108C8AAE">
                <wp:simplePos x="0" y="0"/>
                <wp:positionH relativeFrom="column">
                  <wp:posOffset>-2409190</wp:posOffset>
                </wp:positionH>
                <wp:positionV relativeFrom="paragraph">
                  <wp:posOffset>62865</wp:posOffset>
                </wp:positionV>
                <wp:extent cx="2138680"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138680" cy="266700"/>
                        </a:xfrm>
                        <a:prstGeom prst="rect">
                          <a:avLst/>
                        </a:prstGeom>
                        <a:solidFill>
                          <a:prstClr val="white"/>
                        </a:solidFill>
                        <a:ln>
                          <a:noFill/>
                        </a:ln>
                        <a:effectLst/>
                      </wps:spPr>
                      <wps:txbx>
                        <w:txbxContent>
                          <w:p w:rsidR="00663E8C" w:rsidRPr="00236A50" w:rsidRDefault="00663E8C" w:rsidP="00BA2F51">
                            <w:pPr>
                              <w:pStyle w:val="Caption"/>
                              <w:rPr>
                                <w:noProof/>
                              </w:rPr>
                            </w:pPr>
                            <w:r>
                              <w:t xml:space="preserve">Figure </w:t>
                            </w:r>
                            <w:r w:rsidR="00197271">
                              <w:fldChar w:fldCharType="begin"/>
                            </w:r>
                            <w:r w:rsidR="00197271">
                              <w:instrText xml:space="preserve"> SEQ Figure \* ARABIC </w:instrText>
                            </w:r>
                            <w:r w:rsidR="00197271">
                              <w:fldChar w:fldCharType="separate"/>
                            </w:r>
                            <w:r>
                              <w:rPr>
                                <w:noProof/>
                              </w:rPr>
                              <w:t>2</w:t>
                            </w:r>
                            <w:r w:rsidR="00197271">
                              <w:rPr>
                                <w:noProof/>
                              </w:rPr>
                              <w:fldChar w:fldCharType="end"/>
                            </w:r>
                            <w:r>
                              <w:t xml:space="preserve"> Rover "at rest"</w:t>
                            </w:r>
                            <w:proofErr w:type="gramStart"/>
                            <w:r>
                              <w:t>;  has</w:t>
                            </w:r>
                            <w:proofErr w:type="gramEnd"/>
                            <w:r>
                              <w:t xml:space="preserve"> idling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4" o:spid="_x0000_s1027" type="#_x0000_t202" style="position:absolute;left:0;text-align:left;margin-left:-189.65pt;margin-top:4.95pt;width:168.4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" stroked="f">
                <v:textbox style="mso-fit-shape-to-text:t" inset="0,0,0,0">
                  <w:txbxContent>
                    <w:p w:rsidR="00663E8C" w:rsidRPr="00236A50" w:rsidRDefault="00663E8C" w:rsidP="00BA2F51">
                      <w:pPr>
                        <w:pStyle w:val="Caption"/>
                        <w:rPr>
                          <w:noProof/>
                        </w:rPr>
                      </w:pPr>
                      <w:r>
                        <w:t xml:space="preserve">Figure </w:t>
                      </w:r>
                      <w:fldSimple w:instr=" SEQ Figure \* ARABIC ">
                        <w:r>
                          <w:rPr>
                            <w:noProof/>
                          </w:rPr>
                          <w:t>2</w:t>
                        </w:r>
                      </w:fldSimple>
                      <w:r>
                        <w:t xml:space="preserve"> Rover "at rest"</w:t>
                      </w:r>
                      <w:proofErr w:type="gramStart"/>
                      <w:r>
                        <w:t>;  has</w:t>
                      </w:r>
                      <w:proofErr w:type="gramEnd"/>
                      <w:r>
                        <w:t xml:space="preserve"> idling mode</w:t>
                      </w:r>
                    </w:p>
                  </w:txbxContent>
                </v:textbox>
                <w10:wrap type="square"/>
              </v:shape>
            </w:pict>
          </mc:Fallback>
        </mc:AlternateContent>
      </w:r>
    </w:p>
    <w:p w:rsidR="0092250D" w:rsidRDefault="0092250D" w:rsidP="007D0E45">
      <w:pPr>
        <w:pStyle w:val="ListParagraph"/>
        <w:keepNext/>
      </w:pPr>
    </w:p>
    <w:p w:rsidR="00704358" w:rsidRPr="00704358" w:rsidRDefault="00704358" w:rsidP="00704358">
      <w:pPr>
        <w:pStyle w:val="IntenseQuote"/>
        <w:ind w:left="0"/>
      </w:pPr>
      <w:r>
        <w:t>Rover Tile Commands</w:t>
      </w:r>
    </w:p>
    <w:p w:rsidR="00704358" w:rsidRDefault="00704358" w:rsidP="00704358">
      <w:r>
        <w:t>When the rover lands, it will have a highly sophisticated suite of tools onboard.  As a part of recreating content relevant to planetary exploration, we also want to expose tiles which can be used in the game.  Here are a list of potential ideas:</w:t>
      </w:r>
      <w:r w:rsidR="004D58E7">
        <w:t xml:space="preserve">  Note that we would need to review the language of the tiles and how they are used to ensure they are grammatically aligned with existing </w:t>
      </w:r>
      <w:proofErr w:type="spellStart"/>
      <w:r w:rsidR="004D58E7">
        <w:t>Kode</w:t>
      </w:r>
      <w:proofErr w:type="spellEnd"/>
      <w:r w:rsidR="004D58E7">
        <w:t>:</w:t>
      </w:r>
    </w:p>
    <w:p w:rsidR="00704358" w:rsidRDefault="00704358" w:rsidP="00704358">
      <w:pPr>
        <w:pStyle w:val="ListParagraph"/>
        <w:numPr>
          <w:ilvl w:val="0"/>
          <w:numId w:val="2"/>
        </w:numPr>
      </w:pPr>
      <w:r w:rsidRPr="00704358">
        <w:rPr>
          <w:b/>
        </w:rPr>
        <w:t>“</w:t>
      </w:r>
      <w:proofErr w:type="gramStart"/>
      <w:r w:rsidRPr="00704358">
        <w:rPr>
          <w:b/>
        </w:rPr>
        <w:t>inspect</w:t>
      </w:r>
      <w:proofErr w:type="gramEnd"/>
      <w:r w:rsidRPr="00704358">
        <w:rPr>
          <w:b/>
        </w:rPr>
        <w:t>”</w:t>
      </w:r>
      <w:r>
        <w:t xml:space="preserve">  :  “inspect” would stop at an object and extend a probe.  The return values depend on what the programmer implements. (WHEN inspect blue rock DO return blue points 10).   The “inspect” tile would have the following function on a rover:</w:t>
      </w:r>
    </w:p>
    <w:p w:rsidR="00704358" w:rsidRDefault="00704358" w:rsidP="00704358">
      <w:pPr>
        <w:pStyle w:val="ListParagraph"/>
        <w:numPr>
          <w:ilvl w:val="1"/>
          <w:numId w:val="2"/>
        </w:numPr>
      </w:pPr>
      <w:r>
        <w:t>Stops at a particular object</w:t>
      </w:r>
    </w:p>
    <w:p w:rsidR="00704358" w:rsidRDefault="00704358" w:rsidP="00704358">
      <w:pPr>
        <w:pStyle w:val="ListParagraph"/>
        <w:numPr>
          <w:ilvl w:val="1"/>
          <w:numId w:val="2"/>
        </w:numPr>
      </w:pPr>
      <w:r>
        <w:lastRenderedPageBreak/>
        <w:t>Positions and extends probe (animation)</w:t>
      </w:r>
    </w:p>
    <w:p w:rsidR="00704358" w:rsidRDefault="00704358" w:rsidP="00704358">
      <w:pPr>
        <w:pStyle w:val="ListParagraph"/>
        <w:numPr>
          <w:ilvl w:val="1"/>
          <w:numId w:val="2"/>
        </w:numPr>
        <w:rPr>
          <w:ins w:id="6" w:author="David Dubord" w:date="2012-06-12T13:23:00Z"/>
        </w:rPr>
      </w:pPr>
      <w:r>
        <w:t xml:space="preserve">Retracts probe, and continues </w:t>
      </w:r>
      <w:r w:rsidR="00766566">
        <w:t xml:space="preserve">executing </w:t>
      </w:r>
      <w:proofErr w:type="spellStart"/>
      <w:r w:rsidR="00766566">
        <w:t>kode</w:t>
      </w:r>
      <w:proofErr w:type="spellEnd"/>
      <w:r w:rsidR="00766566">
        <w:t xml:space="preserve"> in program</w:t>
      </w:r>
      <w:r>
        <w:t>.</w:t>
      </w:r>
    </w:p>
    <w:p w:rsidR="00F71B76" w:rsidRDefault="00F71B76" w:rsidP="00704358">
      <w:pPr>
        <w:pStyle w:val="ListParagraph"/>
        <w:numPr>
          <w:ilvl w:val="1"/>
          <w:numId w:val="2"/>
        </w:numPr>
        <w:rPr>
          <w:ins w:id="7" w:author="David Dubord" w:date="2012-06-12T13:24:00Z"/>
        </w:rPr>
      </w:pPr>
      <w:ins w:id="8" w:author="David Dubord" w:date="2012-06-12T13:23:00Z">
        <w:r>
          <w:t>Takes less time than Beam</w:t>
        </w:r>
      </w:ins>
    </w:p>
    <w:p w:rsidR="00F71B76" w:rsidRDefault="00F71B76" w:rsidP="00704358">
      <w:pPr>
        <w:pStyle w:val="ListParagraph"/>
        <w:numPr>
          <w:ilvl w:val="1"/>
          <w:numId w:val="2"/>
        </w:numPr>
      </w:pPr>
      <w:ins w:id="9" w:author="David Dubord" w:date="2012-06-12T13:24:00Z">
        <w:r>
          <w:t xml:space="preserve">Worth </w:t>
        </w:r>
      </w:ins>
      <w:ins w:id="10" w:author="David Dubord" w:date="2012-06-12T13:31:00Z">
        <w:r w:rsidR="00E65DA9">
          <w:t>more</w:t>
        </w:r>
      </w:ins>
      <w:ins w:id="11" w:author="David Dubord" w:date="2012-06-12T13:24:00Z">
        <w:r>
          <w:t xml:space="preserve"> points than Beam</w:t>
        </w:r>
      </w:ins>
    </w:p>
    <w:p w:rsidR="00766566" w:rsidRDefault="00766566" w:rsidP="00766566">
      <w:pPr>
        <w:pStyle w:val="ListParagraph"/>
        <w:ind w:left="1800"/>
      </w:pPr>
    </w:p>
    <w:p w:rsidR="00766566" w:rsidRDefault="00766566" w:rsidP="00766566">
      <w:pPr>
        <w:pStyle w:val="ListParagraph"/>
        <w:numPr>
          <w:ilvl w:val="0"/>
          <w:numId w:val="2"/>
        </w:numPr>
      </w:pPr>
      <w:r>
        <w:t>“</w:t>
      </w:r>
      <w:proofErr w:type="gramStart"/>
      <w:r w:rsidRPr="004D58E7">
        <w:rPr>
          <w:b/>
        </w:rPr>
        <w:t>beam</w:t>
      </w:r>
      <w:proofErr w:type="gramEnd"/>
      <w:r>
        <w:t>” : “Beam” would send a pulsing beam from the Rover to the object.  The object would, when hit with beam, emit a small amount of smoke, similar to the smoke in the factory.  This would need to be built such that</w:t>
      </w:r>
    </w:p>
    <w:p w:rsidR="00766566" w:rsidRDefault="00766566" w:rsidP="00766566">
      <w:pPr>
        <w:pStyle w:val="ListParagraph"/>
        <w:numPr>
          <w:ilvl w:val="1"/>
          <w:numId w:val="2"/>
        </w:numPr>
      </w:pPr>
      <w:r>
        <w:t>Rover stops at object:</w:t>
      </w:r>
    </w:p>
    <w:p w:rsidR="00766566" w:rsidRDefault="00766566" w:rsidP="00766566">
      <w:pPr>
        <w:pStyle w:val="ListParagraph"/>
        <w:numPr>
          <w:ilvl w:val="1"/>
          <w:numId w:val="2"/>
        </w:numPr>
      </w:pPr>
      <w:r>
        <w:t>Rover calls command:  “When bump Rock A DO beam &lt;it&gt;</w:t>
      </w:r>
    </w:p>
    <w:p w:rsidR="00766566" w:rsidRDefault="00766566" w:rsidP="00766566">
      <w:pPr>
        <w:pStyle w:val="ListParagraph"/>
        <w:numPr>
          <w:ilvl w:val="1"/>
          <w:numId w:val="2"/>
        </w:numPr>
        <w:rPr>
          <w:ins w:id="12" w:author="David Dubord" w:date="2012-06-12T13:24:00Z"/>
        </w:rPr>
      </w:pPr>
      <w:r>
        <w:t xml:space="preserve">Rock then emits </w:t>
      </w:r>
      <w:r w:rsidR="004D58E7">
        <w:t>smoke, signifying it has been “beamed”.</w:t>
      </w:r>
    </w:p>
    <w:p w:rsidR="00F71B76" w:rsidRDefault="00F71B76" w:rsidP="00766566">
      <w:pPr>
        <w:pStyle w:val="ListParagraph"/>
        <w:numPr>
          <w:ilvl w:val="1"/>
          <w:numId w:val="2"/>
        </w:numPr>
        <w:rPr>
          <w:ins w:id="13" w:author="David Dubord" w:date="2012-06-12T13:24:00Z"/>
        </w:rPr>
      </w:pPr>
      <w:ins w:id="14" w:author="David Dubord" w:date="2012-06-12T13:24:00Z">
        <w:r>
          <w:t xml:space="preserve">Takes </w:t>
        </w:r>
      </w:ins>
      <w:ins w:id="15" w:author="David Dubord" w:date="2012-06-12T13:31:00Z">
        <w:r w:rsidR="00E65DA9">
          <w:t>less</w:t>
        </w:r>
      </w:ins>
      <w:ins w:id="16" w:author="David Dubord" w:date="2012-06-12T13:24:00Z">
        <w:r>
          <w:t xml:space="preserve"> time than Inspect</w:t>
        </w:r>
      </w:ins>
    </w:p>
    <w:p w:rsidR="00F71B76" w:rsidRDefault="00F71B76" w:rsidP="00766566">
      <w:pPr>
        <w:pStyle w:val="ListParagraph"/>
        <w:numPr>
          <w:ilvl w:val="1"/>
          <w:numId w:val="2"/>
        </w:numPr>
      </w:pPr>
      <w:ins w:id="17" w:author="David Dubord" w:date="2012-06-12T13:24:00Z">
        <w:r>
          <w:t xml:space="preserve">Worth </w:t>
        </w:r>
      </w:ins>
      <w:ins w:id="18" w:author="David Dubord" w:date="2012-06-12T13:31:00Z">
        <w:r w:rsidR="00E65DA9">
          <w:t>less</w:t>
        </w:r>
      </w:ins>
      <w:ins w:id="19" w:author="David Dubord" w:date="2012-06-12T13:24:00Z">
        <w:r>
          <w:t xml:space="preserve"> points than Inspect</w:t>
        </w:r>
      </w:ins>
    </w:p>
    <w:p w:rsidR="004D58E7" w:rsidRDefault="004D58E7" w:rsidP="004D58E7">
      <w:pPr>
        <w:ind w:left="1440"/>
        <w:rPr>
          <w:ins w:id="20" w:author="David Dubord" w:date="2012-06-13T18:43:00Z"/>
        </w:rPr>
      </w:pPr>
      <w:r>
        <w:t xml:space="preserve">Note:  To differentiate original rock, and “new” rock, only the new rock exerts smoke when hit by the beam.  If smoke is detected, we can then add this into the ‘scores’ table and signify special rock was </w:t>
      </w:r>
      <w:commentRangeStart w:id="21"/>
      <w:r>
        <w:t>detected</w:t>
      </w:r>
      <w:commentRangeEnd w:id="21"/>
      <w:r w:rsidR="00C61658">
        <w:rPr>
          <w:rStyle w:val="CommentReference"/>
        </w:rPr>
        <w:commentReference w:id="21"/>
      </w:r>
      <w:r>
        <w:t>.</w:t>
      </w:r>
    </w:p>
    <w:p w:rsidR="00677172" w:rsidRDefault="00677172" w:rsidP="004D58E7">
      <w:pPr>
        <w:ind w:left="1440"/>
        <w:rPr>
          <w:ins w:id="22" w:author="Michelle Viotti" w:date="2012-06-06T10:44:00Z"/>
        </w:rPr>
      </w:pPr>
      <w:ins w:id="23" w:author="David Dubord" w:date="2012-06-13T18:43:00Z">
        <w:r>
          <w:t>Alternatively we could remove the rock from play.</w:t>
        </w:r>
      </w:ins>
    </w:p>
    <w:p w:rsidR="00C61658" w:rsidRDefault="00C61658" w:rsidP="00C61658">
      <w:pPr>
        <w:rPr>
          <w:ins w:id="24" w:author="Michelle Viotti" w:date="2012-06-06T10:45:00Z"/>
          <w:rStyle w:val="Hyperlink"/>
          <w:rFonts w:eastAsia="Times New Roman" w:cs="Times New Roman"/>
        </w:rPr>
      </w:pPr>
      <w:ins w:id="25" w:author="Michelle Viotti" w:date="2012-06-06T10:48:00Z">
        <w:r>
          <w:rPr>
            <w:rFonts w:eastAsia="Times New Roman" w:cs="Times New Roman"/>
            <w:noProof/>
            <w:rPrChange w:id="26">
              <w:rPr>
                <w:noProof/>
              </w:rPr>
            </w:rPrChange>
          </w:rPr>
          <w:lastRenderedPageBreak/>
          <w:drawing>
            <wp:inline distT="0" distB="0" distL="0" distR="0" wp14:anchorId="2AF7BAD4" wp14:editId="7CC730DA">
              <wp:extent cx="2666417" cy="2395372"/>
              <wp:effectExtent l="0" t="0" r="635" b="0"/>
              <wp:docPr id="12" name="il_fi" descr="http://astrobuss.files.wordpress.com/2011/04/biot6728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strobuss.files.wordpress.com/2011/04/biot6728b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7371" cy="2396229"/>
                      </a:xfrm>
                      <a:prstGeom prst="rect">
                        <a:avLst/>
                      </a:prstGeom>
                      <a:noFill/>
                      <a:ln>
                        <a:noFill/>
                      </a:ln>
                    </pic:spPr>
                  </pic:pic>
                </a:graphicData>
              </a:graphic>
            </wp:inline>
          </w:drawing>
        </w:r>
      </w:ins>
      <w:ins w:id="27" w:author="Michelle Viotti" w:date="2012-06-06T10:45:00Z">
        <w:r>
          <w:rPr>
            <w:rStyle w:val="rgctlv"/>
            <w:rFonts w:eastAsia="Times New Roman" w:cs="Times New Roman"/>
          </w:rPr>
          <w:fldChar w:fldCharType="begin"/>
        </w:r>
        <w:r>
          <w:rPr>
            <w:rStyle w:val="rgctlv"/>
            <w:rFonts w:eastAsia="Times New Roman" w:cs="Times New Roman"/>
          </w:rPr>
          <w:instrText xml:space="preserve"> HYPERLINK "http://www.google.com/imgres?hl=en&amp;client=firefox-a&amp;hs=QTL&amp;sa=X&amp;rls=org.mozilla:en-US:official&amp;biw=1556&amp;bih=721&amp;tbm=isch&amp;prmd=imvns&amp;tbnid=D3czvOJvmLdHEM:&amp;imgrefurl=http://www.dep.state.fl.us/geology/geologictopics/rocks/common_clay.htm&amp;docid=fnoU_57jEXfkEM&amp;imgurl=http://www.dep.state.fl.us/geology/geologictopics/rocks/common_clay.jpg&amp;w=504&amp;h=360&amp;ei=BZfPT6OCAYjO2wW02tjIDA&amp;zoom=1&amp;iact=hc&amp;vpx=200&amp;vpy=174&amp;dur=688&amp;hovh=185&amp;hovw=255&amp;tx=118&amp;ty=65&amp;sig=104935925278239038653&amp;page=1&amp;tbnh=163&amp;tbnw=209&amp;start=0&amp;ndsp=18&amp;ved=1t:429,r:0,s:0,i:74" </w:instrText>
        </w:r>
        <w:r>
          <w:rPr>
            <w:rStyle w:val="rgctlv"/>
            <w:rFonts w:eastAsia="Times New Roman" w:cs="Times New Roman"/>
          </w:rPr>
          <w:fldChar w:fldCharType="separate"/>
        </w:r>
        <w:r>
          <w:rPr>
            <w:rFonts w:eastAsia="Times New Roman" w:cs="Times New Roman"/>
            <w:noProof/>
            <w:color w:val="0000FF"/>
            <w:rPrChange w:id="28">
              <w:rPr>
                <w:noProof/>
              </w:rPr>
            </w:rPrChange>
          </w:rPr>
          <w:drawing>
            <wp:inline distT="0" distB="0" distL="0" distR="0">
              <wp:extent cx="3381375" cy="2413635"/>
              <wp:effectExtent l="0" t="0" r="0" b="0"/>
              <wp:docPr id="11" name="rg_hi" descr="https://encrypted-tbn3.google.com/images?q=tbn:ANd9GcSc4L9tR3hiEWXSPh6FN1suK_OA0I9FaUECQiWI0olg7OFnCPO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3.google.com/images?q=tbn:ANd9GcSc4L9tR3hiEWXSPh6FN1suK_OA0I9FaUECQiWI0olg7OFnCPOT">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2413635"/>
                      </a:xfrm>
                      <a:prstGeom prst="rect">
                        <a:avLst/>
                      </a:prstGeom>
                      <a:noFill/>
                      <a:ln>
                        <a:noFill/>
                      </a:ln>
                    </pic:spPr>
                  </pic:pic>
                </a:graphicData>
              </a:graphic>
            </wp:inline>
          </w:drawing>
        </w:r>
      </w:ins>
    </w:p>
    <w:p w:rsidR="00C61658" w:rsidRDefault="00C61658" w:rsidP="00C61658">
      <w:pPr>
        <w:ind w:left="1440"/>
        <w:rPr>
          <w:ins w:id="29" w:author="Michelle Viotti" w:date="2012-06-06T11:01:00Z"/>
          <w:rStyle w:val="rgctlv"/>
          <w:rFonts w:eastAsia="Times New Roman" w:cs="Times New Roman"/>
        </w:rPr>
      </w:pPr>
      <w:ins w:id="30" w:author="Michelle Viotti" w:date="2012-06-06T10:45:00Z">
        <w:r>
          <w:rPr>
            <w:rStyle w:val="rgctlv"/>
            <w:rFonts w:eastAsia="Times New Roman" w:cs="Times New Roman"/>
          </w:rPr>
          <w:fldChar w:fldCharType="end"/>
        </w:r>
      </w:ins>
      <w:ins w:id="31" w:author="Michelle Viotti" w:date="2012-06-06T11:00:00Z">
        <w:r w:rsidR="001436CE">
          <w:rPr>
            <w:rStyle w:val="rgctlv"/>
            <w:rFonts w:eastAsia="Times New Roman" w:cs="Times New Roman"/>
          </w:rPr>
          <w:t>Also for rocks—if you want to just change a size and have little round ones, that’s authentic to Mars as well, and indicates hematite, a mineral that forms in water.  If the player is seeing those, they have one clue that the area could have been a habitat.  Looking for sedimentary rocks there to see if the area also has organics would be interesting</w:t>
        </w:r>
      </w:ins>
      <w:ins w:id="32" w:author="Michelle Viotti" w:date="2012-06-06T11:01:00Z">
        <w:r w:rsidR="001436CE">
          <w:rPr>
            <w:rStyle w:val="rgctlv"/>
            <w:rFonts w:eastAsia="Times New Roman" w:cs="Times New Roman"/>
          </w:rPr>
          <w:t>—</w:t>
        </w:r>
      </w:ins>
      <w:ins w:id="33" w:author="Michelle Viotti" w:date="2012-06-06T11:00:00Z">
        <w:r w:rsidR="001436CE">
          <w:rPr>
            <w:rStyle w:val="rgctlv"/>
            <w:rFonts w:eastAsia="Times New Roman" w:cs="Times New Roman"/>
          </w:rPr>
          <w:t xml:space="preserve">some </w:t>
        </w:r>
      </w:ins>
      <w:ins w:id="34" w:author="Michelle Viotti" w:date="2012-06-06T11:01:00Z">
        <w:r w:rsidR="001436CE">
          <w:rPr>
            <w:rStyle w:val="rgctlv"/>
            <w:rFonts w:eastAsia="Times New Roman" w:cs="Times New Roman"/>
          </w:rPr>
          <w:t>areas could have it, some not.</w:t>
        </w:r>
      </w:ins>
    </w:p>
    <w:p w:rsidR="001436CE" w:rsidRDefault="001436CE" w:rsidP="00C61658">
      <w:pPr>
        <w:ind w:left="1440"/>
        <w:rPr>
          <w:ins w:id="35" w:author="Michelle Viotti" w:date="2012-06-06T11:03:00Z"/>
          <w:rStyle w:val="rgctlv"/>
          <w:rFonts w:eastAsia="Times New Roman" w:cs="Times New Roman"/>
        </w:rPr>
      </w:pPr>
    </w:p>
    <w:p w:rsidR="0072726B" w:rsidRDefault="0072726B" w:rsidP="0072726B">
      <w:pPr>
        <w:rPr>
          <w:ins w:id="36" w:author="Michelle Viotti" w:date="2012-06-06T11:04:00Z"/>
          <w:rStyle w:val="Hyperlink"/>
          <w:rFonts w:eastAsia="Times New Roman" w:cs="Times New Roman"/>
        </w:rPr>
      </w:pPr>
      <w:ins w:id="37" w:author="Michelle Viotti" w:date="2012-06-06T11:04:00Z">
        <w:r>
          <w:rPr>
            <w:rStyle w:val="rgctlv"/>
            <w:rFonts w:eastAsia="Times New Roman" w:cs="Times New Roman"/>
          </w:rPr>
          <w:lastRenderedPageBreak/>
          <w:fldChar w:fldCharType="begin"/>
        </w:r>
        <w:r>
          <w:rPr>
            <w:rStyle w:val="rgctlv"/>
            <w:rFonts w:eastAsia="Times New Roman" w:cs="Times New Roman"/>
          </w:rPr>
          <w:instrText xml:space="preserve"> HYPERLINK "http://www.google.com/imgres?hl=en&amp;client=firefox-a&amp;rls=org.mozilla:en-US:official&amp;biw=1556&amp;bih=721&amp;tbm=isch&amp;tbnid=wvscNkapwcNYpM:&amp;imgrefurl=http://phoenix.lpl.arizona.edu/mars153.php&amp;docid=GJPd4IFgZYggmM&amp;imgurl=http://phoenix.lpl.arizona.edu/images/picHematiteUtah.jpg&amp;w=280&amp;h=236&amp;ei=jZrPT9mDMYqj2QXKsa2lDQ&amp;zoom=1&amp;iact=hc&amp;vpx=952&amp;vpy=168&amp;dur=682&amp;hovh=188&amp;hovw=224&amp;tx=114&amp;ty=117&amp;sig=104935925278239038653&amp;page=1&amp;tbnh=166&amp;tbnw=197&amp;start=0&amp;ndsp=21&amp;ved=1t:429,r:4,s:0,i:80" </w:instrText>
        </w:r>
        <w:r>
          <w:rPr>
            <w:rStyle w:val="rgctlv"/>
            <w:rFonts w:eastAsia="Times New Roman" w:cs="Times New Roman"/>
          </w:rPr>
          <w:fldChar w:fldCharType="separate"/>
        </w:r>
        <w:r>
          <w:rPr>
            <w:rFonts w:eastAsia="Times New Roman" w:cs="Times New Roman"/>
            <w:noProof/>
            <w:color w:val="0000FF"/>
            <w:rPrChange w:id="38">
              <w:rPr>
                <w:noProof/>
              </w:rPr>
            </w:rPrChange>
          </w:rPr>
          <w:drawing>
            <wp:inline distT="0" distB="0" distL="0" distR="0">
              <wp:extent cx="2849245" cy="2381885"/>
              <wp:effectExtent l="0" t="0" r="0" b="5715"/>
              <wp:docPr id="16" name="rg_hi" descr="https://encrypted-tbn0.google.com/images?q=tbn:ANd9GcSM-qVMUeK0OWyl-xwOCRu-f_UTcOk7Fr_0TwZieBS5SNM_qQY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0.google.com/images?q=tbn:ANd9GcSM-qVMUeK0OWyl-xwOCRu-f_UTcOk7Fr_0TwZieBS5SNM_qQYC">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2381885"/>
                      </a:xfrm>
                      <a:prstGeom prst="rect">
                        <a:avLst/>
                      </a:prstGeom>
                      <a:noFill/>
                      <a:ln>
                        <a:noFill/>
                      </a:ln>
                    </pic:spPr>
                  </pic:pic>
                </a:graphicData>
              </a:graphic>
            </wp:inline>
          </w:drawing>
        </w:r>
      </w:ins>
    </w:p>
    <w:p w:rsidR="001436CE" w:rsidRDefault="0072726B" w:rsidP="0072726B">
      <w:pPr>
        <w:ind w:left="1440"/>
        <w:rPr>
          <w:ins w:id="39" w:author="Michelle Viotti" w:date="2012-06-06T11:03:00Z"/>
          <w:rStyle w:val="rgctlv"/>
          <w:rFonts w:eastAsia="Times New Roman" w:cs="Times New Roman"/>
        </w:rPr>
      </w:pPr>
      <w:ins w:id="40" w:author="Michelle Viotti" w:date="2012-06-06T11:04:00Z">
        <w:r>
          <w:rPr>
            <w:rStyle w:val="rgctlv"/>
            <w:rFonts w:eastAsia="Times New Roman" w:cs="Times New Roman"/>
          </w:rPr>
          <w:fldChar w:fldCharType="end"/>
        </w:r>
      </w:ins>
      <w:ins w:id="41" w:author="Michelle Viotti" w:date="2012-06-06T11:03:00Z">
        <w:r w:rsidR="001436CE">
          <w:rPr>
            <w:rFonts w:eastAsia="Times New Roman" w:cs="Times New Roman"/>
            <w:noProof/>
            <w:rPrChange w:id="42">
              <w:rPr>
                <w:noProof/>
              </w:rPr>
            </w:rPrChange>
          </w:rPr>
          <w:drawing>
            <wp:inline distT="0" distB="0" distL="0" distR="0" wp14:anchorId="356687C9" wp14:editId="3973ED9B">
              <wp:extent cx="1618680" cy="2158409"/>
              <wp:effectExtent l="0" t="0" r="6985" b="635"/>
              <wp:docPr id="14" name="il_fi" descr="http://unews.utah.edu/wp-content/uploads/s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news.utah.edu/wp-content/uploads/sf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116" cy="2158991"/>
                      </a:xfrm>
                      <a:prstGeom prst="rect">
                        <a:avLst/>
                      </a:prstGeom>
                      <a:noFill/>
                      <a:ln>
                        <a:noFill/>
                      </a:ln>
                    </pic:spPr>
                  </pic:pic>
                </a:graphicData>
              </a:graphic>
            </wp:inline>
          </w:drawing>
        </w:r>
      </w:ins>
    </w:p>
    <w:p w:rsidR="001436CE" w:rsidRDefault="0072726B" w:rsidP="00C61658">
      <w:pPr>
        <w:ind w:left="1440"/>
        <w:rPr>
          <w:ins w:id="43" w:author="Michelle Viotti" w:date="2012-06-06T11:01:00Z"/>
          <w:rStyle w:val="rgctlv"/>
          <w:rFonts w:eastAsia="Times New Roman" w:cs="Times New Roman"/>
        </w:rPr>
      </w:pPr>
      <w:ins w:id="44" w:author="Michelle Viotti" w:date="2012-06-06T11:04:00Z">
        <w:r>
          <w:rPr>
            <w:rStyle w:val="rgctlv"/>
            <w:rFonts w:eastAsia="Times New Roman" w:cs="Times New Roman"/>
          </w:rPr>
          <w:t>In terms of lava rocks, they primarily</w:t>
        </w:r>
      </w:ins>
      <w:ins w:id="45" w:author="Michelle Viotti" w:date="2012-06-06T11:05:00Z">
        <w:r>
          <w:rPr>
            <w:rStyle w:val="rgctlv"/>
            <w:rFonts w:eastAsia="Times New Roman" w:cs="Times New Roman"/>
          </w:rPr>
          <w:t xml:space="preserve"> look like this (black and porous—that also can be done as a skin/art design.</w:t>
        </w:r>
      </w:ins>
    </w:p>
    <w:p w:rsidR="001436CE" w:rsidRDefault="001436CE" w:rsidP="00C61658">
      <w:pPr>
        <w:ind w:left="1440"/>
        <w:rPr>
          <w:ins w:id="46" w:author="Michelle Viotti" w:date="2012-06-06T11:05:00Z"/>
        </w:rPr>
      </w:pPr>
    </w:p>
    <w:p w:rsidR="0072726B" w:rsidRDefault="0072726B" w:rsidP="00C61658">
      <w:pPr>
        <w:ind w:left="1440"/>
        <w:rPr>
          <w:ins w:id="47" w:author="Michelle Viotti" w:date="2012-06-06T11:05:00Z"/>
        </w:rPr>
      </w:pPr>
    </w:p>
    <w:p w:rsidR="0072726B" w:rsidRDefault="0072726B" w:rsidP="00C61658">
      <w:pPr>
        <w:ind w:left="1440"/>
        <w:rPr>
          <w:ins w:id="48" w:author="Michelle Viotti" w:date="2012-06-06T11:05:00Z"/>
        </w:rPr>
      </w:pPr>
    </w:p>
    <w:p w:rsidR="0072726B" w:rsidRDefault="0072726B" w:rsidP="0072726B">
      <w:pPr>
        <w:rPr>
          <w:ins w:id="49" w:author="Michelle Viotti" w:date="2012-06-06T11:05:00Z"/>
          <w:rStyle w:val="Hyperlink"/>
          <w:rFonts w:eastAsia="Times New Roman" w:cs="Times New Roman"/>
        </w:rPr>
      </w:pPr>
      <w:ins w:id="50" w:author="Michelle Viotti" w:date="2012-06-06T11:05:00Z">
        <w:r>
          <w:rPr>
            <w:rStyle w:val="rgctlv"/>
            <w:rFonts w:eastAsia="Times New Roman" w:cs="Times New Roman"/>
          </w:rPr>
          <w:lastRenderedPageBreak/>
          <w:fldChar w:fldCharType="begin"/>
        </w:r>
        <w:r>
          <w:rPr>
            <w:rStyle w:val="rgctlv"/>
            <w:rFonts w:eastAsia="Times New Roman" w:cs="Times New Roman"/>
          </w:rPr>
          <w:instrText xml:space="preserve"> HYPERLINK "http://www.google.com/imgres?hl=en&amp;client=firefox-a&amp;rls=org.mozilla:en-US:official&amp;biw=1556&amp;bih=721&amp;tbm=isch&amp;tbnid=71354uTx_LsP9M:&amp;imgrefurl=http://xfinity.comcast.net/slideshow/news-marsrover/5/&amp;docid=DGZaahLp4Ayl6M&amp;imgurl=http://por-img.cimcontent.net/api/assets/bin-200912/da462614de6b95f55b0e97161da1a1cb.jpg&amp;w=399&amp;h=400&amp;ei=s5vPT_6UM9Cl2AXhzJCwDA&amp;zoom=1&amp;iact=hc&amp;vpx=191&amp;vpy=323&amp;dur=135&amp;hovh=225&amp;hovw=224&amp;tx=88&amp;ty=101&amp;sig=104935925278239038653&amp;page=1&amp;tbnh=165&amp;tbnw=165&amp;start=0&amp;ndsp=18&amp;ved=1t:429,r:6,s:0,i:85" </w:instrText>
        </w:r>
        <w:r>
          <w:rPr>
            <w:rStyle w:val="rgctlv"/>
            <w:rFonts w:eastAsia="Times New Roman" w:cs="Times New Roman"/>
          </w:rPr>
          <w:fldChar w:fldCharType="separate"/>
        </w:r>
        <w:r>
          <w:rPr>
            <w:rFonts w:eastAsia="Times New Roman" w:cs="Times New Roman"/>
            <w:noProof/>
            <w:color w:val="0000FF"/>
            <w:rPrChange w:id="51">
              <w:rPr>
                <w:noProof/>
              </w:rPr>
            </w:rPrChange>
          </w:rPr>
          <w:drawing>
            <wp:inline distT="0" distB="0" distL="0" distR="0" wp14:anchorId="5E8128E6" wp14:editId="1C0AE024">
              <wp:extent cx="2849245" cy="2860040"/>
              <wp:effectExtent l="0" t="0" r="0" b="10160"/>
              <wp:docPr id="19" name="rg_hi" descr="https://encrypted-tbn1.google.com/images?q=tbn:ANd9GcTcjKbze6EVLfcBH7W9N7hrjycVokrLk7iHVdHzm0QNm8_fpC0b">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1.google.com/images?q=tbn:ANd9GcTcjKbze6EVLfcBH7W9N7hrjycVokrLk7iHVdHzm0QNm8_fpC0b">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245" cy="2860040"/>
                      </a:xfrm>
                      <a:prstGeom prst="rect">
                        <a:avLst/>
                      </a:prstGeom>
                      <a:noFill/>
                      <a:ln>
                        <a:noFill/>
                      </a:ln>
                    </pic:spPr>
                  </pic:pic>
                </a:graphicData>
              </a:graphic>
            </wp:inline>
          </w:drawing>
        </w:r>
      </w:ins>
    </w:p>
    <w:p w:rsidR="0072726B" w:rsidRDefault="0072726B" w:rsidP="0072726B">
      <w:pPr>
        <w:rPr>
          <w:ins w:id="52" w:author="Michelle Viotti" w:date="2012-06-06T11:05:00Z"/>
          <w:rStyle w:val="Hyperlink"/>
          <w:rFonts w:eastAsia="Times New Roman" w:cs="Times New Roman"/>
        </w:rPr>
      </w:pPr>
      <w:ins w:id="53" w:author="Michelle Viotti" w:date="2012-06-06T11:05:00Z">
        <w:r>
          <w:rPr>
            <w:rStyle w:val="rgctlv"/>
            <w:rFonts w:eastAsia="Times New Roman" w:cs="Times New Roman"/>
          </w:rPr>
          <w:fldChar w:fldCharType="end"/>
        </w:r>
        <w:r w:rsidRPr="0072726B">
          <w:rPr>
            <w:rStyle w:val="rgctlv"/>
            <w:rFonts w:eastAsia="Times New Roman" w:cs="Times New Roman"/>
          </w:rPr>
          <w:t xml:space="preserve"> </w:t>
        </w:r>
        <w:r>
          <w:rPr>
            <w:rStyle w:val="rgctlv"/>
            <w:rFonts w:eastAsia="Times New Roman" w:cs="Times New Roman"/>
          </w:rPr>
          <w:fldChar w:fldCharType="begin"/>
        </w:r>
        <w:r>
          <w:rPr>
            <w:rStyle w:val="rgctlv"/>
            <w:rFonts w:eastAsia="Times New Roman" w:cs="Times New Roman"/>
          </w:rPr>
          <w:instrText xml:space="preserve"> HYPERLINK "http://www.google.com/imgres?hl=en&amp;client=firefox-a&amp;rls=org.mozilla:en-US:official&amp;biw=1556&amp;bih=721&amp;tbm=isch&amp;tbnid=7D6OwH_wDVkRVM:&amp;imgrefurl=http://meteorites.wustl.edu/id/lavarocks.htm&amp;docid=0JFAmLorOfgS2M&amp;imgurl=http://meteorites.wustl.edu/id/basalt_0885l.jpg&amp;w=1200&amp;h=900&amp;ei=s5vPT_6UM9Cl2AXhzJCwDA&amp;zoom=1&amp;iact=hc&amp;vpx=717&amp;vpy=24&amp;dur=1708&amp;hovh=194&amp;hovw=259&amp;tx=103&amp;ty=84&amp;sig=104935925278239038653&amp;page=1&amp;tbnh=168&amp;tbnw=241&amp;start=0&amp;ndsp=18&amp;ved=1t:429,r:14,s:0,i:102" </w:instrText>
        </w:r>
        <w:r>
          <w:rPr>
            <w:rStyle w:val="rgctlv"/>
            <w:rFonts w:eastAsia="Times New Roman" w:cs="Times New Roman"/>
          </w:rPr>
          <w:fldChar w:fldCharType="separate"/>
        </w:r>
        <w:r>
          <w:rPr>
            <w:rFonts w:eastAsia="Times New Roman" w:cs="Times New Roman"/>
            <w:noProof/>
            <w:color w:val="0000FF"/>
            <w:rPrChange w:id="54">
              <w:rPr>
                <w:noProof/>
              </w:rPr>
            </w:rPrChange>
          </w:rPr>
          <w:drawing>
            <wp:inline distT="0" distB="0" distL="0" distR="0">
              <wp:extent cx="3285490" cy="2466975"/>
              <wp:effectExtent l="0" t="0" r="0" b="0"/>
              <wp:docPr id="21" name="rg_hi" descr="https://encrypted-tbn2.google.com/images?q=tbn:ANd9GcS210gRILDOy615JGHV_msTe_91r37r5Khf0relhnbN2aKsk0E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oogle.com/images?q=tbn:ANd9GcS210gRILDOy615JGHV_msTe_91r37r5Khf0relhnbN2aKsk0E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5490" cy="2466975"/>
                      </a:xfrm>
                      <a:prstGeom prst="rect">
                        <a:avLst/>
                      </a:prstGeom>
                      <a:noFill/>
                      <a:ln>
                        <a:noFill/>
                      </a:ln>
                    </pic:spPr>
                  </pic:pic>
                </a:graphicData>
              </a:graphic>
            </wp:inline>
          </w:drawing>
        </w:r>
      </w:ins>
    </w:p>
    <w:p w:rsidR="0072726B" w:rsidRDefault="0072726B" w:rsidP="0072726B">
      <w:pPr>
        <w:ind w:left="1440"/>
        <w:rPr>
          <w:ins w:id="55" w:author="Michelle Viotti" w:date="2012-06-06T11:06:00Z"/>
          <w:rStyle w:val="rgctlv"/>
          <w:rFonts w:eastAsia="Times New Roman" w:cs="Times New Roman"/>
        </w:rPr>
      </w:pPr>
      <w:ins w:id="56" w:author="Michelle Viotti" w:date="2012-06-06T11:05:00Z">
        <w:r>
          <w:rPr>
            <w:rStyle w:val="rgctlv"/>
            <w:rFonts w:eastAsia="Times New Roman" w:cs="Times New Roman"/>
          </w:rPr>
          <w:fldChar w:fldCharType="end"/>
        </w:r>
      </w:ins>
      <w:ins w:id="57" w:author="Michelle Viotti" w:date="2012-06-06T11:06:00Z">
        <w:r>
          <w:rPr>
            <w:rStyle w:val="rgctlv"/>
            <w:rFonts w:eastAsia="Times New Roman" w:cs="Times New Roman"/>
          </w:rPr>
          <w:t>Some can have olive, so one texture/skin could also be</w:t>
        </w:r>
      </w:ins>
      <w:ins w:id="58" w:author="Michelle Viotti" w:date="2012-06-06T11:07:00Z">
        <w:r>
          <w:rPr>
            <w:rStyle w:val="rgctlv"/>
            <w:rFonts w:eastAsia="Times New Roman" w:cs="Times New Roman"/>
          </w:rPr>
          <w:t xml:space="preserve"> black and olive</w:t>
        </w:r>
      </w:ins>
      <w:ins w:id="59" w:author="Michelle Viotti" w:date="2012-06-06T11:06:00Z">
        <w:r>
          <w:rPr>
            <w:rStyle w:val="rgctlv"/>
            <w:rFonts w:eastAsia="Times New Roman" w:cs="Times New Roman"/>
          </w:rPr>
          <w:t>:</w:t>
        </w:r>
      </w:ins>
    </w:p>
    <w:p w:rsidR="0072726B" w:rsidRDefault="0072726B" w:rsidP="0072726B">
      <w:pPr>
        <w:ind w:left="1440"/>
        <w:rPr>
          <w:ins w:id="60" w:author="Michelle Viotti" w:date="2012-06-06T11:05:00Z"/>
        </w:rPr>
      </w:pPr>
    </w:p>
    <w:p w:rsidR="0072726B" w:rsidRDefault="0072726B" w:rsidP="00C61658">
      <w:pPr>
        <w:ind w:left="1440"/>
        <w:rPr>
          <w:ins w:id="61" w:author="Michelle Viotti" w:date="2012-06-06T11:05:00Z"/>
        </w:rPr>
      </w:pPr>
    </w:p>
    <w:p w:rsidR="0072726B" w:rsidRDefault="0072726B" w:rsidP="0072726B">
      <w:pPr>
        <w:rPr>
          <w:ins w:id="62" w:author="Michelle Viotti" w:date="2012-06-06T11:07:00Z"/>
          <w:rStyle w:val="Hyperlink"/>
          <w:rFonts w:eastAsia="Times New Roman" w:cs="Times New Roman"/>
        </w:rPr>
      </w:pPr>
      <w:ins w:id="63" w:author="Michelle Viotti" w:date="2012-06-06T11:07:00Z">
        <w:r>
          <w:rPr>
            <w:rStyle w:val="rgctlv"/>
            <w:rFonts w:eastAsia="Times New Roman" w:cs="Times New Roman"/>
          </w:rPr>
          <w:lastRenderedPageBreak/>
          <w:fldChar w:fldCharType="begin"/>
        </w:r>
        <w:r>
          <w:rPr>
            <w:rStyle w:val="rgctlv"/>
            <w:rFonts w:eastAsia="Times New Roman" w:cs="Times New Roman"/>
          </w:rPr>
          <w:instrText xml:space="preserve"> HYPERLINK "http://www.google.com/imgres?hl=en&amp;client=firefox-a&amp;rls=org.mozilla:en-US:official&amp;biw=1556&amp;bih=721&amp;tbm=isch&amp;tbnid=h63HE46gKNHnzM:&amp;imgrefurl=http://www.foxnews.com/story/0,2933,313443,00.html&amp;docid=vRgSuMi0LcpL3M&amp;imgurl=http://a57.foxnews.com/images/326779/450/350/0_22_meteorite_mars.jpg&amp;w=450&amp;h=350&amp;ei=s5vPT_6UM9Cl2AXhzJCwDA&amp;zoom=1&amp;iact=hc&amp;vpx=834&amp;vpy=410&amp;dur=936&amp;hovh=198&amp;hovw=255&amp;tx=197&amp;ty=112&amp;sig=104935925278239038653&amp;page=2&amp;tbnh=153&amp;tbnw=197&amp;start=18&amp;ndsp=25&amp;ved=1t:429,r:3,s:18,i:119" </w:instrText>
        </w:r>
        <w:r>
          <w:rPr>
            <w:rStyle w:val="rgctlv"/>
            <w:rFonts w:eastAsia="Times New Roman" w:cs="Times New Roman"/>
          </w:rPr>
          <w:fldChar w:fldCharType="separate"/>
        </w:r>
        <w:r>
          <w:rPr>
            <w:rFonts w:eastAsia="Times New Roman" w:cs="Times New Roman"/>
            <w:noProof/>
            <w:color w:val="0000FF"/>
            <w:rPrChange w:id="64">
              <w:rPr>
                <w:noProof/>
              </w:rPr>
            </w:rPrChange>
          </w:rPr>
          <w:drawing>
            <wp:inline distT="0" distB="0" distL="0" distR="0">
              <wp:extent cx="3242945" cy="2519680"/>
              <wp:effectExtent l="0" t="0" r="8255" b="0"/>
              <wp:docPr id="25" name="rg_hi" descr="https://encrypted-tbn3.google.com/images?q=tbn:ANd9GcQ9fPmE8qe6Sd6CIiIcedA0S1pTlPGoyxT14e4O0aBAfP-EOmWD">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3.google.com/images?q=tbn:ANd9GcQ9fPmE8qe6Sd6CIiIcedA0S1pTlPGoyxT14e4O0aBAfP-EOmWD">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2945" cy="2519680"/>
                      </a:xfrm>
                      <a:prstGeom prst="rect">
                        <a:avLst/>
                      </a:prstGeom>
                      <a:noFill/>
                      <a:ln>
                        <a:noFill/>
                      </a:ln>
                    </pic:spPr>
                  </pic:pic>
                </a:graphicData>
              </a:graphic>
            </wp:inline>
          </w:drawing>
        </w:r>
      </w:ins>
    </w:p>
    <w:p w:rsidR="0072726B" w:rsidRDefault="0072726B" w:rsidP="0072726B">
      <w:pPr>
        <w:ind w:left="1440"/>
        <w:rPr>
          <w:ins w:id="65" w:author="Michelle Viotti" w:date="2012-06-06T11:05:00Z"/>
        </w:rPr>
      </w:pPr>
      <w:ins w:id="66" w:author="Michelle Viotti" w:date="2012-06-06T11:07:00Z">
        <w:r>
          <w:rPr>
            <w:rStyle w:val="rgctlv"/>
            <w:rFonts w:eastAsia="Times New Roman" w:cs="Times New Roman"/>
          </w:rPr>
          <w:fldChar w:fldCharType="end"/>
        </w:r>
      </w:ins>
    </w:p>
    <w:p w:rsidR="0072726B" w:rsidRDefault="0072726B" w:rsidP="0072726B">
      <w:pPr>
        <w:rPr>
          <w:ins w:id="67" w:author="Michelle Viotti" w:date="2012-06-06T11:07:00Z"/>
          <w:rStyle w:val="Hyperlink"/>
          <w:rFonts w:eastAsia="Times New Roman" w:cs="Times New Roman"/>
        </w:rPr>
      </w:pPr>
      <w:ins w:id="68" w:author="Michelle Viotti" w:date="2012-06-06T11:07:00Z">
        <w:r>
          <w:rPr>
            <w:rStyle w:val="rgctlv"/>
            <w:rFonts w:eastAsia="Times New Roman" w:cs="Times New Roman"/>
          </w:rPr>
          <w:fldChar w:fldCharType="begin"/>
        </w:r>
        <w:r>
          <w:rPr>
            <w:rStyle w:val="rgctlv"/>
            <w:rFonts w:eastAsia="Times New Roman" w:cs="Times New Roman"/>
          </w:rPr>
          <w:instrText xml:space="preserve"> HYPERLINK "http://www.google.com/imgres?hl=en&amp;client=firefox-a&amp;hs=aUg&amp;sa=X&amp;rls=org.mozilla:en-US:official&amp;biw=1556&amp;bih=721&amp;tbm=isch&amp;prmd=imvns&amp;tbnid=F4yJuyOXGpKmMM:&amp;imgrefurl=http://www.ebay.com/itm/Quality-Xenolith-volcanic-Lava-OLIVINE-Peridot-BOMBS-Kilbourne-Hole-NM-106-8g-/251049728477&amp;docid=mPHHEciwvhYoRM&amp;itg=1&amp;imgurl=http://i.ebayimg.com/00/s/MTAzM1gxNjAw/%2524%28KGrHqRHJEEE94gWt8S1BPf6OhrW5Q%7E%7E60_35.JPG&amp;w=300&amp;h=193&amp;ei=UJzPT63kKsOq2gWxrfzoDQ&amp;zoom=1&amp;iact=hc&amp;vpx=677&amp;vpy=222&amp;dur=1717&amp;hovh=154&amp;hovw=240&amp;tx=137&amp;ty=79&amp;sig=104935925278239038653&amp;page=2&amp;tbnh=154&amp;tbnw=221&amp;start=19&amp;ndsp=24&amp;ved=1t:429,r:20,s:19,i:160" </w:instrText>
        </w:r>
        <w:r>
          <w:rPr>
            <w:rStyle w:val="rgctlv"/>
            <w:rFonts w:eastAsia="Times New Roman" w:cs="Times New Roman"/>
          </w:rPr>
          <w:fldChar w:fldCharType="separate"/>
        </w:r>
        <w:r>
          <w:rPr>
            <w:rFonts w:eastAsia="Times New Roman" w:cs="Times New Roman"/>
            <w:noProof/>
            <w:color w:val="0000FF"/>
            <w:rPrChange w:id="69">
              <w:rPr>
                <w:noProof/>
              </w:rPr>
            </w:rPrChange>
          </w:rPr>
          <w:drawing>
            <wp:inline distT="0" distB="0" distL="0" distR="0">
              <wp:extent cx="3051810" cy="1956435"/>
              <wp:effectExtent l="0" t="0" r="0" b="0"/>
              <wp:docPr id="27" name="rg_hi" descr="https://encrypted-tbn1.google.com/images?q=tbn:ANd9GcSkmQcVL2NIeVYNSFb6hcF_OdFWVj95LGC9_6eBm4JKzFSCZ8Ch">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1.google.com/images?q=tbn:ANd9GcSkmQcVL2NIeVYNSFb6hcF_OdFWVj95LGC9_6eBm4JKzFSCZ8Ch">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1810" cy="1956435"/>
                      </a:xfrm>
                      <a:prstGeom prst="rect">
                        <a:avLst/>
                      </a:prstGeom>
                      <a:noFill/>
                      <a:ln>
                        <a:noFill/>
                      </a:ln>
                    </pic:spPr>
                  </pic:pic>
                </a:graphicData>
              </a:graphic>
            </wp:inline>
          </w:drawing>
        </w:r>
      </w:ins>
    </w:p>
    <w:p w:rsidR="0072726B" w:rsidRDefault="0072726B" w:rsidP="0072726B">
      <w:pPr>
        <w:ind w:left="1440"/>
        <w:rPr>
          <w:ins w:id="70" w:author="Michelle Viotti" w:date="2012-06-06T10:44:00Z"/>
        </w:rPr>
      </w:pPr>
      <w:ins w:id="71" w:author="Michelle Viotti" w:date="2012-06-06T11:07:00Z">
        <w:r>
          <w:rPr>
            <w:rStyle w:val="rgctlv"/>
            <w:rFonts w:eastAsia="Times New Roman" w:cs="Times New Roman"/>
          </w:rPr>
          <w:fldChar w:fldCharType="end"/>
        </w:r>
      </w:ins>
    </w:p>
    <w:p w:rsidR="001436CE" w:rsidRDefault="00C61658">
      <w:pPr>
        <w:rPr>
          <w:ins w:id="72" w:author="Michelle Viotti" w:date="2012-06-06T11:02:00Z"/>
          <w:rFonts w:eastAsia="Times New Roman" w:cs="Times New Roman"/>
          <w:noProof/>
          <w:color w:val="0000FF"/>
        </w:rPr>
        <w:pPrChange w:id="73" w:author="Michelle Viotti" w:date="2012-06-06T11:06:00Z">
          <w:pPr>
            <w:ind w:left="1440"/>
          </w:pPr>
        </w:pPrChange>
      </w:pPr>
      <w:ins w:id="74" w:author="Michelle Viotti" w:date="2012-06-06T10:51:00Z">
        <w:r>
          <w:t xml:space="preserve">Not </w:t>
        </w:r>
      </w:ins>
      <w:ins w:id="75" w:author="Michelle Viotti" w:date="2012-06-06T10:58:00Z">
        <w:r w:rsidR="001436CE">
          <w:t xml:space="preserve">necessarily </w:t>
        </w:r>
      </w:ins>
      <w:ins w:id="76" w:author="Michelle Viotti" w:date="2012-06-06T10:51:00Z">
        <w:r>
          <w:t>for this version</w:t>
        </w:r>
      </w:ins>
      <w:ins w:id="77" w:author="Michelle Viotti" w:date="2012-06-06T10:59:00Z">
        <w:r w:rsidR="001436CE">
          <w:t xml:space="preserve"> (though I did like the sample terrain that “faked layers,”</w:t>
        </w:r>
      </w:ins>
      <w:ins w:id="78" w:author="Michelle Viotti" w:date="2012-06-06T10:51:00Z">
        <w:r w:rsidR="001436CE">
          <w:t xml:space="preserve"> </w:t>
        </w:r>
        <w:r>
          <w:t xml:space="preserve">but just so you have it, exploration is really about understanding the history of a place through layered terrain, with the layers at the bottom being the oldest.  Each layer is often different, reflecting a different climate in the past.  We look for rocks that only form in the presence of long-standing water.  If we find those minerals in a particular layer, that </w:t>
        </w:r>
      </w:ins>
      <w:ins w:id="79" w:author="Michelle Viotti" w:date="2012-06-06T10:52:00Z">
        <w:r>
          <w:t>indicat</w:t>
        </w:r>
      </w:ins>
      <w:ins w:id="80" w:author="Michelle Viotti" w:date="2012-06-06T11:06:00Z">
        <w:r w:rsidR="0072726B" w:rsidRPr="0072726B">
          <w:rPr>
            <w:rStyle w:val="rgctlv"/>
            <w:rFonts w:eastAsia="Times New Roman" w:cs="Times New Roman"/>
          </w:rPr>
          <w:t xml:space="preserve"> </w:t>
        </w:r>
      </w:ins>
      <w:ins w:id="81" w:author="Michelle Viotti" w:date="2012-06-06T10:52:00Z">
        <w:r>
          <w:t xml:space="preserve">es a time and place that might have been conducive to life.  Some </w:t>
        </w:r>
      </w:ins>
      <w:ins w:id="82" w:author="Michelle Viotti" w:date="2012-06-06T10:53:00Z">
        <w:r>
          <w:t>rocks (e.g., phyllosilicates) are better at preserving signs of organics, the chemical building blocks of life.  That’s why Curiosity is going to Gale Crater—the mountain in the ce</w:t>
        </w:r>
        <w:r w:rsidR="001436CE">
          <w:t>nter has particular layers with phyllosilicates.  Th</w:t>
        </w:r>
      </w:ins>
      <w:ins w:id="83" w:author="Michelle Viotti" w:date="2012-06-06T10:54:00Z">
        <w:r w:rsidR="001436CE">
          <w:t>at’s one of the key places we’re thus</w:t>
        </w:r>
      </w:ins>
      <w:ins w:id="84" w:author="Michelle Viotti" w:date="2012-06-06T11:02:00Z">
        <w:r w:rsidR="001436CE">
          <w:rPr>
            <w:rFonts w:eastAsia="Times New Roman" w:cs="Times New Roman"/>
            <w:noProof/>
            <w:color w:val="0000FF"/>
          </w:rPr>
          <w:t xml:space="preserve"> heading.</w:t>
        </w:r>
      </w:ins>
    </w:p>
    <w:p w:rsidR="001436CE" w:rsidRDefault="001436CE" w:rsidP="001436CE">
      <w:pPr>
        <w:ind w:left="1440"/>
        <w:rPr>
          <w:ins w:id="85" w:author="Michelle Viotti" w:date="2012-06-06T11:03:00Z"/>
        </w:rPr>
      </w:pPr>
    </w:p>
    <w:p w:rsidR="001436CE" w:rsidRDefault="001436CE" w:rsidP="001436CE">
      <w:pPr>
        <w:ind w:left="1440"/>
        <w:rPr>
          <w:ins w:id="86" w:author="Michelle Viotti" w:date="2012-06-06T10:44:00Z"/>
        </w:rPr>
      </w:pPr>
      <w:ins w:id="87" w:author="Michelle Viotti" w:date="2012-06-06T11:03:00Z">
        <w:r>
          <w:t>What’s true for layers c</w:t>
        </w:r>
      </w:ins>
      <w:ins w:id="88" w:author="Michelle Viotti" w:date="2012-06-06T10:54:00Z">
        <w:r>
          <w:t>an apply to individual rocks—students should begin to differentiate between “average rocks” aka lava rocks that don</w:t>
        </w:r>
      </w:ins>
      <w:ins w:id="89" w:author="Michelle Viotti" w:date="2012-06-06T10:55:00Z">
        <w:r>
          <w:t xml:space="preserve">’t form in water and don’t preserve evidence of organics and those that are sedimentary (layered deposits </w:t>
        </w:r>
        <w:r>
          <w:lastRenderedPageBreak/>
          <w:t>delivered by either wind or water and cemented over time).  Not all sedimentary rocks are the ones we want, however.  You can only tell so much from what your eyes can see.  That</w:t>
        </w:r>
      </w:ins>
      <w:ins w:id="90" w:author="Michelle Viotti" w:date="2012-06-06T10:56:00Z">
        <w:r>
          <w:t xml:space="preserve">’s why we need sensors, that can tell us what chemical elements the rocks are made of.  Whether the smoke is colored differently or some other </w:t>
        </w:r>
      </w:ins>
      <w:ins w:id="91" w:author="Michelle Viotti" w:date="2012-06-06T10:57:00Z">
        <w:r>
          <w:t>square that pops up (e.g., using the Kodu palette—one can be pink polka dots to mean a certain chemistry, another could be green stripes or whatever)  or the glow around the object</w:t>
        </w:r>
      </w:ins>
      <w:ins w:id="92" w:author="Michelle Viotti" w:date="2012-06-06T10:58:00Z">
        <w:r>
          <w:t>, just need some way of indicating what is special.</w:t>
        </w:r>
      </w:ins>
    </w:p>
    <w:p w:rsidR="00C61658" w:rsidRDefault="00C61658" w:rsidP="004D58E7">
      <w:pPr>
        <w:ind w:left="1440"/>
        <w:rPr>
          <w:ins w:id="93" w:author="Michelle Viotti" w:date="2012-06-06T10:52:00Z"/>
        </w:rPr>
      </w:pPr>
    </w:p>
    <w:p w:rsidR="00C61658" w:rsidRDefault="00C61658" w:rsidP="00C61658">
      <w:pPr>
        <w:rPr>
          <w:ins w:id="94" w:author="Michelle Viotti" w:date="2012-06-06T10:53:00Z"/>
          <w:rStyle w:val="Hyperlink"/>
          <w:rFonts w:eastAsia="Times New Roman" w:cs="Times New Roman"/>
        </w:rPr>
      </w:pPr>
      <w:ins w:id="95" w:author="Michelle Viotti" w:date="2012-06-06T10:53:00Z">
        <w:r>
          <w:rPr>
            <w:rStyle w:val="rgctlv"/>
            <w:rFonts w:eastAsia="Times New Roman" w:cs="Times New Roman"/>
          </w:rPr>
          <w:fldChar w:fldCharType="begin"/>
        </w:r>
        <w:r>
          <w:rPr>
            <w:rStyle w:val="rgctlv"/>
            <w:rFonts w:eastAsia="Times New Roman" w:cs="Times New Roman"/>
          </w:rPr>
          <w:instrText xml:space="preserve"> HYPERLINK "http://www.google.com/imgres?hl=en&amp;client=firefox-a&amp;rls=org.mozilla:en-US:official&amp;biw=1556&amp;bih=721&amp;tbm=isch&amp;tbnid=bCe2L85_kOSFkM:&amp;imgrefurl=http://www.sciencedirect.com/science/article/pii/S0195667108000773&amp;docid=t1ExYyDVKqWNQM&amp;itg=1&amp;imgurl=http://ars.sciencedirect.com/content/image/1-s2.0-S0195667108000773-gr2.jpg&amp;w=660&amp;h=444&amp;ei=dpjPT7eDMYWM2gWB0uSxDA&amp;zoom=1&amp;iact=hc&amp;vpx=185&amp;vpy=361&amp;dur=122138&amp;hovh=184&amp;hovw=274&amp;tx=158&amp;ty=83&amp;sig=104935925278239038653&amp;page=1&amp;tbnh=153&amp;tbnw=204&amp;start=0&amp;ndsp=22&amp;ved=1t:429,r:7,s:0,i:89" </w:instrText>
        </w:r>
        <w:r>
          <w:rPr>
            <w:rStyle w:val="rgctlv"/>
            <w:rFonts w:eastAsia="Times New Roman" w:cs="Times New Roman"/>
          </w:rPr>
          <w:fldChar w:fldCharType="separate"/>
        </w:r>
        <w:r>
          <w:rPr>
            <w:rFonts w:eastAsia="Times New Roman" w:cs="Times New Roman"/>
            <w:noProof/>
            <w:color w:val="0000FF"/>
            <w:rPrChange w:id="96">
              <w:rPr>
                <w:noProof/>
              </w:rPr>
            </w:rPrChange>
          </w:rPr>
          <w:drawing>
            <wp:inline distT="0" distB="0" distL="0" distR="0">
              <wp:extent cx="3476625" cy="2339340"/>
              <wp:effectExtent l="0" t="0" r="3175" b="0"/>
              <wp:docPr id="13" name="rg_hi" descr="https://encrypted-tbn2.google.com/images?q=tbn:ANd9GcTZ40zg8zd5VHa9VIGCwsrU-AuyTAhGpT1IbGuI_5cQEcMzlvM29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s://encrypted-tbn2.google.com/images?q=tbn:ANd9GcTZ40zg8zd5VHa9VIGCwsrU-AuyTAhGpT1IbGuI_5cQEcMzlvM29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2339340"/>
                      </a:xfrm>
                      <a:prstGeom prst="rect">
                        <a:avLst/>
                      </a:prstGeom>
                      <a:noFill/>
                      <a:ln>
                        <a:noFill/>
                      </a:ln>
                    </pic:spPr>
                  </pic:pic>
                </a:graphicData>
              </a:graphic>
            </wp:inline>
          </w:drawing>
        </w:r>
      </w:ins>
    </w:p>
    <w:p w:rsidR="00C61658" w:rsidRDefault="00C61658" w:rsidP="00C61658">
      <w:pPr>
        <w:ind w:left="1440"/>
        <w:rPr>
          <w:ins w:id="97" w:author="Michelle Viotti" w:date="2012-06-06T10:52:00Z"/>
        </w:rPr>
      </w:pPr>
      <w:ins w:id="98" w:author="Michelle Viotti" w:date="2012-06-06T10:53:00Z">
        <w:r>
          <w:rPr>
            <w:rStyle w:val="rgctlv"/>
            <w:rFonts w:eastAsia="Times New Roman" w:cs="Times New Roman"/>
          </w:rPr>
          <w:fldChar w:fldCharType="end"/>
        </w:r>
      </w:ins>
    </w:p>
    <w:p w:rsidR="00C61658" w:rsidRDefault="00C61658" w:rsidP="004D58E7">
      <w:pPr>
        <w:ind w:left="1440"/>
      </w:pPr>
    </w:p>
    <w:p w:rsidR="004D58E7" w:rsidRDefault="004D58E7" w:rsidP="004D58E7">
      <w:pPr>
        <w:pStyle w:val="ListParagraph"/>
        <w:numPr>
          <w:ilvl w:val="0"/>
          <w:numId w:val="2"/>
        </w:numPr>
      </w:pPr>
      <w:r>
        <w:t>“</w:t>
      </w:r>
      <w:r w:rsidRPr="004D58E7">
        <w:rPr>
          <w:b/>
        </w:rPr>
        <w:t>picture</w:t>
      </w:r>
      <w:r>
        <w:t>”:  (</w:t>
      </w:r>
      <w:r w:rsidRPr="004D58E7">
        <w:rPr>
          <w:highlight w:val="yellow"/>
        </w:rPr>
        <w:t>alternative</w:t>
      </w:r>
      <w:r>
        <w:t>):  Because the rover has the capability of taking pictures, the goal would be to program the rover to take pictures, and capture these as what the rover would see.  Currently, Kodu has a way of taking screen shots in game based on the position of the camera, and when player hits “prt/scrn” on keyboard.  This functionality would be slightly different, and executed like this:</w:t>
      </w:r>
    </w:p>
    <w:p w:rsidR="004D58E7" w:rsidRDefault="004D58E7" w:rsidP="004D58E7">
      <w:pPr>
        <w:pStyle w:val="ListParagraph"/>
        <w:numPr>
          <w:ilvl w:val="1"/>
          <w:numId w:val="2"/>
        </w:numPr>
      </w:pPr>
      <w:r>
        <w:t>Rover stops at a position</w:t>
      </w:r>
    </w:p>
    <w:p w:rsidR="004D58E7" w:rsidRDefault="004D58E7" w:rsidP="004D58E7">
      <w:pPr>
        <w:pStyle w:val="ListParagraph"/>
        <w:numPr>
          <w:ilvl w:val="1"/>
          <w:numId w:val="2"/>
        </w:numPr>
      </w:pPr>
      <w:r>
        <w:t>Code is executed (WHEN next rock DO picture &lt;direction&gt;)</w:t>
      </w:r>
    </w:p>
    <w:p w:rsidR="004D58E7" w:rsidRDefault="004D58E7" w:rsidP="004D58E7">
      <w:pPr>
        <w:pStyle w:val="ListParagraph"/>
        <w:numPr>
          <w:ilvl w:val="1"/>
          <w:numId w:val="2"/>
        </w:numPr>
      </w:pPr>
      <w:r>
        <w:t>If character is not facing the direction, it animates and faces the direction</w:t>
      </w:r>
    </w:p>
    <w:p w:rsidR="004D58E7" w:rsidRDefault="004D58E7" w:rsidP="004D58E7">
      <w:pPr>
        <w:pStyle w:val="ListParagraph"/>
        <w:numPr>
          <w:ilvl w:val="1"/>
          <w:numId w:val="2"/>
        </w:numPr>
      </w:pPr>
      <w:r>
        <w:t>View changes briefly, and a small flash occurs, indicating picture was taken.</w:t>
      </w:r>
    </w:p>
    <w:p w:rsidR="004D58E7" w:rsidRDefault="004D58E7" w:rsidP="004D58E7">
      <w:pPr>
        <w:pStyle w:val="ListParagraph"/>
        <w:numPr>
          <w:ilvl w:val="1"/>
          <w:numId w:val="2"/>
        </w:numPr>
        <w:rPr>
          <w:ins w:id="99" w:author="David Dubord" w:date="2012-06-14T11:45:00Z"/>
        </w:rPr>
      </w:pPr>
      <w:r>
        <w:t xml:space="preserve">Player can view pictures located on hard drive (stored on local profile </w:t>
      </w:r>
      <w:commentRangeStart w:id="100"/>
      <w:r>
        <w:t>space</w:t>
      </w:r>
      <w:commentRangeEnd w:id="100"/>
      <w:r w:rsidR="0072726B">
        <w:rPr>
          <w:rStyle w:val="CommentReference"/>
        </w:rPr>
        <w:commentReference w:id="100"/>
      </w:r>
      <w:r>
        <w:t>)</w:t>
      </w:r>
    </w:p>
    <w:p w:rsidR="00677172" w:rsidRDefault="00197271" w:rsidP="00197271">
      <w:pPr>
        <w:pStyle w:val="ListParagraph"/>
        <w:numPr>
          <w:ilvl w:val="0"/>
          <w:numId w:val="2"/>
        </w:numPr>
        <w:rPr>
          <w:ins w:id="101" w:author="David Dubord" w:date="2012-06-14T11:46:00Z"/>
        </w:rPr>
        <w:pPrChange w:id="102" w:author="David Dubord" w:date="2012-06-14T11:46:00Z">
          <w:pPr>
            <w:pStyle w:val="ListParagraph"/>
            <w:numPr>
              <w:ilvl w:val="1"/>
              <w:numId w:val="2"/>
            </w:numPr>
            <w:ind w:left="1800" w:hanging="360"/>
          </w:pPr>
        </w:pPrChange>
      </w:pPr>
      <w:ins w:id="103" w:author="David Dubord" w:date="2012-06-14T11:45:00Z">
        <w:r>
          <w:t xml:space="preserve"> “Scan</w:t>
        </w:r>
      </w:ins>
      <w:ins w:id="104" w:author="David Dubord" w:date="2012-06-14T11:46:00Z">
        <w:r>
          <w:t xml:space="preserve">”: </w:t>
        </w:r>
      </w:ins>
      <w:ins w:id="105" w:author="David Dubord" w:date="2012-06-13T18:44:00Z">
        <w:r w:rsidR="00677172">
          <w:t xml:space="preserve">When a </w:t>
        </w:r>
      </w:ins>
      <w:ins w:id="106" w:author="David Dubord" w:date="2012-06-14T11:46:00Z">
        <w:r>
          <w:t>scan</w:t>
        </w:r>
      </w:ins>
      <w:ins w:id="107" w:author="David Dubord" w:date="2012-06-13T18:44:00Z">
        <w:r w:rsidR="00677172">
          <w:t xml:space="preserve"> is </w:t>
        </w:r>
      </w:ins>
      <w:ins w:id="108" w:author="David Dubord" w:date="2012-06-14T11:46:00Z">
        <w:r>
          <w:t>performed</w:t>
        </w:r>
      </w:ins>
      <w:ins w:id="109" w:author="David Dubord" w:date="2012-06-13T18:44:00Z">
        <w:r w:rsidR="00677172">
          <w:t xml:space="preserve">, nearby rocks are changed from unknown to known types.  </w:t>
        </w:r>
      </w:ins>
      <w:ins w:id="110" w:author="David Dubord" w:date="2012-06-14T11:46:00Z">
        <w:r>
          <w:t>The</w:t>
        </w:r>
      </w:ins>
      <w:ins w:id="111" w:author="David Dubord" w:date="2012-06-13T18:44:00Z">
        <w:r w:rsidR="00677172">
          <w:t xml:space="preserve"> scan function reveals rock types to the player</w:t>
        </w:r>
      </w:ins>
      <w:ins w:id="112" w:author="David Dubord" w:date="2012-06-13T18:45:00Z">
        <w:r w:rsidR="00677172">
          <w:t xml:space="preserve"> </w:t>
        </w:r>
      </w:ins>
      <w:ins w:id="113" w:author="David Dubord" w:date="2012-06-13T18:44:00Z">
        <w:r w:rsidR="00D64C7A">
          <w:t>(see individual level design</w:t>
        </w:r>
      </w:ins>
      <w:ins w:id="114" w:author="David Dubord" w:date="2012-06-13T18:47:00Z">
        <w:r w:rsidR="00D64C7A">
          <w:t xml:space="preserve"> docs</w:t>
        </w:r>
      </w:ins>
      <w:ins w:id="115" w:author="David Dubord" w:date="2012-06-13T18:44:00Z">
        <w:r w:rsidR="00677172">
          <w:t>)</w:t>
        </w:r>
      </w:ins>
      <w:ins w:id="116" w:author="David Dubord" w:date="2012-06-14T11:48:00Z">
        <w:r>
          <w:t>.  Students would set up parameters with the rover for when to perform a scan.</w:t>
        </w:r>
      </w:ins>
      <w:bookmarkStart w:id="117" w:name="_GoBack"/>
      <w:bookmarkEnd w:id="117"/>
    </w:p>
    <w:p w:rsidR="00197271" w:rsidRDefault="00197271" w:rsidP="00197271">
      <w:pPr>
        <w:pStyle w:val="ListParagraph"/>
        <w:numPr>
          <w:ilvl w:val="1"/>
          <w:numId w:val="2"/>
        </w:numPr>
        <w:rPr>
          <w:ins w:id="118" w:author="David Dubord" w:date="2012-06-14T11:46:00Z"/>
        </w:rPr>
      </w:pPr>
      <w:ins w:id="119" w:author="David Dubord" w:date="2012-06-14T11:46:00Z">
        <w:r>
          <w:t>Rover stops at position</w:t>
        </w:r>
      </w:ins>
    </w:p>
    <w:p w:rsidR="00197271" w:rsidDel="00197271" w:rsidRDefault="00197271" w:rsidP="00197271">
      <w:pPr>
        <w:pStyle w:val="ListParagraph"/>
        <w:numPr>
          <w:ilvl w:val="1"/>
          <w:numId w:val="2"/>
        </w:numPr>
        <w:rPr>
          <w:del w:id="120" w:author="David Dubord" w:date="2012-06-14T11:48:00Z"/>
        </w:rPr>
      </w:pPr>
      <w:ins w:id="121" w:author="David Dubord" w:date="2012-06-14T11:46:00Z">
        <w:r>
          <w:t>Code is executed (When Sca</w:t>
        </w:r>
      </w:ins>
      <w:ins w:id="122" w:author="David Dubord" w:date="2012-06-14T11:47:00Z">
        <w:r>
          <w:t>n</w:t>
        </w:r>
      </w:ins>
      <w:ins w:id="123" w:author="David Dubord" w:date="2012-06-14T11:46:00Z">
        <w:r>
          <w:t>ning Do asset swap</w:t>
        </w:r>
      </w:ins>
      <w:ins w:id="124" w:author="David Dubord" w:date="2012-06-14T11:47:00Z">
        <w:r>
          <w:t>)</w:t>
        </w:r>
      </w:ins>
    </w:p>
    <w:p w:rsidR="00766566" w:rsidRDefault="00766566" w:rsidP="00766566">
      <w:pPr>
        <w:ind w:left="720"/>
      </w:pPr>
    </w:p>
    <w:p w:rsidR="004D58E7" w:rsidRDefault="004D58E7" w:rsidP="004D58E7">
      <w:pPr>
        <w:pStyle w:val="IntenseQuote"/>
        <w:ind w:left="0"/>
      </w:pPr>
    </w:p>
    <w:p w:rsidR="004D58E7" w:rsidRDefault="004D58E7" w:rsidP="004D58E7">
      <w:pPr>
        <w:pStyle w:val="IntenseQuote"/>
        <w:ind w:left="0"/>
      </w:pPr>
      <w:r>
        <w:t>Audio</w:t>
      </w:r>
    </w:p>
    <w:p w:rsidR="004D58E7" w:rsidRDefault="004875BF" w:rsidP="004D58E7">
      <w:r>
        <w:rPr>
          <w:noProof/>
        </w:rPr>
        <w:drawing>
          <wp:anchor distT="0" distB="0" distL="114300" distR="114300" simplePos="0" relativeHeight="251670528" behindDoc="0" locked="0" layoutInCell="1" allowOverlap="1" wp14:anchorId="4FA68462" wp14:editId="423192CC">
            <wp:simplePos x="0" y="0"/>
            <wp:positionH relativeFrom="column">
              <wp:posOffset>3766820</wp:posOffset>
            </wp:positionH>
            <wp:positionV relativeFrom="paragraph">
              <wp:posOffset>464820</wp:posOffset>
            </wp:positionV>
            <wp:extent cx="2200910" cy="1693545"/>
            <wp:effectExtent l="0" t="0" r="889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0910" cy="1693545"/>
                    </a:xfrm>
                    <a:prstGeom prst="rect">
                      <a:avLst/>
                    </a:prstGeom>
                    <a:noFill/>
                    <a:ln>
                      <a:noFill/>
                    </a:ln>
                  </pic:spPr>
                </pic:pic>
              </a:graphicData>
            </a:graphic>
            <wp14:sizeRelH relativeFrom="page">
              <wp14:pctWidth>0</wp14:pctWidth>
            </wp14:sizeRelH>
            <wp14:sizeRelV relativeFrom="page">
              <wp14:pctHeight>0</wp14:pctHeight>
            </wp14:sizeRelV>
          </wp:anchor>
        </w:drawing>
      </w:r>
      <w:r w:rsidR="004D58E7">
        <w:t>As part of adding in the rover, we would also want to add in sounds to augment the experience.  These can be delivered as a part of NASA’s sound</w:t>
      </w:r>
      <w:r>
        <w:t xml:space="preserve"> </w:t>
      </w:r>
      <w:r w:rsidR="004D58E7">
        <w:t>bank (if they exist) or can be recreated artificially.  These sounds can be added through Kodu’s sound channel.  The following are suggestions:</w:t>
      </w:r>
    </w:p>
    <w:p w:rsidR="004D58E7" w:rsidRDefault="004D58E7" w:rsidP="004D58E7">
      <w:pPr>
        <w:pStyle w:val="ListParagraph"/>
        <w:numPr>
          <w:ilvl w:val="0"/>
          <w:numId w:val="3"/>
        </w:numPr>
      </w:pPr>
      <w:r>
        <w:t>Rover movement:  gears humming</w:t>
      </w:r>
    </w:p>
    <w:p w:rsidR="004D58E7" w:rsidRDefault="004D58E7" w:rsidP="004D58E7">
      <w:pPr>
        <w:pStyle w:val="ListParagraph"/>
        <w:numPr>
          <w:ilvl w:val="0"/>
          <w:numId w:val="3"/>
        </w:numPr>
      </w:pPr>
      <w:r>
        <w:t xml:space="preserve">Rover idle experience: gears </w:t>
      </w:r>
      <w:r w:rsidR="004875BF">
        <w:t>alternating between humming and silence</w:t>
      </w:r>
    </w:p>
    <w:p w:rsidR="004875BF" w:rsidRDefault="004875BF" w:rsidP="004D58E7">
      <w:pPr>
        <w:pStyle w:val="ListParagraph"/>
        <w:numPr>
          <w:ilvl w:val="0"/>
          <w:numId w:val="3"/>
        </w:numPr>
      </w:pPr>
      <w:r>
        <w:t xml:space="preserve">Rover investigate1:  pod-boom extending; </w:t>
      </w:r>
    </w:p>
    <w:p w:rsidR="004875BF" w:rsidRDefault="004875BF" w:rsidP="004D58E7">
      <w:pPr>
        <w:pStyle w:val="ListParagraph"/>
        <w:numPr>
          <w:ilvl w:val="0"/>
          <w:numId w:val="3"/>
        </w:numPr>
      </w:pPr>
      <w:r>
        <w:t>Rover investigate2:  when pod-boom extends and touches object</w:t>
      </w:r>
    </w:p>
    <w:p w:rsidR="004D58E7" w:rsidRDefault="004875BF" w:rsidP="004D58E7">
      <w:pPr>
        <w:pStyle w:val="ListParagraph"/>
        <w:numPr>
          <w:ilvl w:val="0"/>
          <w:numId w:val="3"/>
        </w:numPr>
      </w:pPr>
      <w:r>
        <w:t>Rover beam:  small, high powered laser sound (zap)</w:t>
      </w:r>
    </w:p>
    <w:p w:rsidR="004875BF" w:rsidRDefault="004875BF" w:rsidP="004D58E7">
      <w:pPr>
        <w:pStyle w:val="ListParagraph"/>
        <w:numPr>
          <w:ilvl w:val="0"/>
          <w:numId w:val="3"/>
        </w:numPr>
      </w:pPr>
      <w:r>
        <w:t>Rover beam, result:  wisp of smoke sound.  Crackle?</w:t>
      </w:r>
    </w:p>
    <w:p w:rsidR="004875BF" w:rsidRPr="004D58E7" w:rsidRDefault="004875BF" w:rsidP="004D58E7">
      <w:pPr>
        <w:pStyle w:val="ListParagraph"/>
        <w:numPr>
          <w:ilvl w:val="0"/>
          <w:numId w:val="3"/>
        </w:numPr>
      </w:pPr>
      <w:r>
        <w:t xml:space="preserve">Planetary:  Ambient music sound, </w:t>
      </w:r>
      <w:commentRangeStart w:id="125"/>
      <w:r>
        <w:t>ethereal</w:t>
      </w:r>
      <w:commentRangeEnd w:id="125"/>
      <w:r w:rsidR="0072726B">
        <w:rPr>
          <w:rStyle w:val="CommentReference"/>
        </w:rPr>
        <w:commentReference w:id="125"/>
      </w:r>
      <w:r>
        <w:t>,</w:t>
      </w:r>
    </w:p>
    <w:p w:rsidR="00704358" w:rsidRDefault="00704358" w:rsidP="0092250D">
      <w:pPr>
        <w:pStyle w:val="IntenseQuote"/>
        <w:ind w:left="0"/>
      </w:pPr>
    </w:p>
    <w:p w:rsidR="0092250D" w:rsidRDefault="0092250D" w:rsidP="0092250D">
      <w:pPr>
        <w:pStyle w:val="IntenseQuote"/>
        <w:ind w:left="0"/>
      </w:pPr>
      <w:r>
        <w:t>Rock Object</w:t>
      </w:r>
    </w:p>
    <w:p w:rsidR="0092250D" w:rsidRDefault="0092250D" w:rsidP="0092250D">
      <w:pPr>
        <w:rPr>
          <w:ins w:id="126" w:author="David Dubord" w:date="2012-06-13T18:45:00Z"/>
        </w:rPr>
      </w:pPr>
      <w:r>
        <w:t xml:space="preserve">Currently in Kodu, there is only 1 rock object.  While it can be scaled, and there are 11 potential colors associated with that rock, we want to introduce a new rock object type that reacts to certain rover inspections. The idea being that when a rock is identified as “important”, it returns extra information that can be </w:t>
      </w:r>
      <w:commentRangeStart w:id="127"/>
      <w:r>
        <w:t>used</w:t>
      </w:r>
      <w:commentRangeEnd w:id="127"/>
      <w:r w:rsidR="0072726B">
        <w:rPr>
          <w:rStyle w:val="CommentReference"/>
        </w:rPr>
        <w:commentReference w:id="127"/>
      </w:r>
      <w:r>
        <w:t>.</w:t>
      </w:r>
    </w:p>
    <w:p w:rsidR="00677172" w:rsidRDefault="00677172" w:rsidP="0092250D">
      <w:ins w:id="128" w:author="David Dubord" w:date="2012-06-13T18:45:00Z">
        <w:r>
          <w:t>Rock type will be unknown until the player takes action to reveal their type.  Specific types of rocks have a greater chance of containing organics and score more points (see individual level design</w:t>
        </w:r>
      </w:ins>
      <w:ins w:id="129" w:author="David Dubord" w:date="2012-06-13T18:47:00Z">
        <w:r w:rsidR="00CC4919">
          <w:t xml:space="preserve"> doc</w:t>
        </w:r>
      </w:ins>
      <w:ins w:id="130" w:author="David Dubord" w:date="2012-06-13T18:45:00Z">
        <w:r>
          <w:t>s)</w:t>
        </w:r>
      </w:ins>
    </w:p>
    <w:p w:rsidR="0092250D" w:rsidRPr="0092250D" w:rsidRDefault="0092250D" w:rsidP="0092250D">
      <w:pPr>
        <w:rPr>
          <w:b/>
        </w:rPr>
      </w:pPr>
      <w:r w:rsidRPr="0092250D">
        <w:rPr>
          <w:b/>
        </w:rPr>
        <w:t>Two alternatives have come up during discussions:</w:t>
      </w:r>
    </w:p>
    <w:p w:rsidR="0092250D" w:rsidRDefault="0092250D" w:rsidP="0092250D">
      <w:pPr>
        <w:ind w:left="720"/>
      </w:pPr>
      <w:r>
        <w:t xml:space="preserve">1) When Rock is inspected by rover, the “rock” would change form to reveal a different rock.    Example would be to change a rock from type “A” to type “B”, to show interaction. Type b rock would be the second rock available.  (it could be labeled </w:t>
      </w:r>
      <w:r w:rsidR="00704358">
        <w:t xml:space="preserve">“rock 1”, </w:t>
      </w:r>
      <w:r>
        <w:t>“stone”, or “pebble” to distinguish from “rock”)</w:t>
      </w:r>
    </w:p>
    <w:p w:rsidR="0092250D" w:rsidRDefault="0092250D" w:rsidP="0092250D">
      <w:pPr>
        <w:ind w:firstLine="720"/>
      </w:pPr>
      <w:r>
        <w:t>2) When rock is inspected by rover, the rock changes type as to what is applied.</w:t>
      </w:r>
    </w:p>
    <w:p w:rsidR="0092250D" w:rsidRDefault="0092250D" w:rsidP="0092250D"/>
    <w:p w:rsidR="0092250D" w:rsidRDefault="00704358" w:rsidP="0092250D">
      <w:r>
        <w:rPr>
          <w:noProof/>
        </w:rPr>
        <w:lastRenderedPageBreak/>
        <w:drawing>
          <wp:anchor distT="0" distB="0" distL="114300" distR="114300" simplePos="0" relativeHeight="251664384" behindDoc="0" locked="0" layoutInCell="1" allowOverlap="1" wp14:anchorId="12A7D235" wp14:editId="4B37F46D">
            <wp:simplePos x="0" y="0"/>
            <wp:positionH relativeFrom="column">
              <wp:posOffset>0</wp:posOffset>
            </wp:positionH>
            <wp:positionV relativeFrom="paragraph">
              <wp:posOffset>520065</wp:posOffset>
            </wp:positionV>
            <wp:extent cx="2288540" cy="11925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88540" cy="119253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D3D">
        <w:rPr>
          <w:noProof/>
        </w:rPr>
        <mc:AlternateContent>
          <mc:Choice Requires="wps">
            <w:drawing>
              <wp:anchor distT="0" distB="0" distL="114300" distR="114300" simplePos="0" relativeHeight="251669504" behindDoc="0" locked="0" layoutInCell="1" allowOverlap="1" wp14:anchorId="30EB8A52" wp14:editId="5726264F">
                <wp:simplePos x="0" y="0"/>
                <wp:positionH relativeFrom="column">
                  <wp:posOffset>2782570</wp:posOffset>
                </wp:positionH>
                <wp:positionV relativeFrom="paragraph">
                  <wp:posOffset>1832610</wp:posOffset>
                </wp:positionV>
                <wp:extent cx="2031365" cy="2667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031365" cy="266700"/>
                        </a:xfrm>
                        <a:prstGeom prst="rect">
                          <a:avLst/>
                        </a:prstGeom>
                        <a:solidFill>
                          <a:prstClr val="white"/>
                        </a:solidFill>
                        <a:ln>
                          <a:noFill/>
                        </a:ln>
                        <a:effectLst/>
                      </wps:spPr>
                      <wps:txbx>
                        <w:txbxContent>
                          <w:p w:rsidR="00663E8C" w:rsidRPr="004907B4" w:rsidRDefault="00663E8C" w:rsidP="00BE5D3D">
                            <w:pPr>
                              <w:pStyle w:val="Caption"/>
                              <w:rPr>
                                <w:noProof/>
                              </w:rPr>
                            </w:pPr>
                            <w:r>
                              <w:t>Figure 4 Default rock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8" o:spid="_x0000_s1028" type="#_x0000_t202" style="position:absolute;margin-left:219.1pt;margin-top:144.3pt;width:159.9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" stroked="f">
                <v:textbox style="mso-fit-shape-to-text:t" inset="0,0,0,0">
                  <w:txbxContent>
                    <w:p w:rsidR="00663E8C" w:rsidRPr="004907B4" w:rsidRDefault="00663E8C" w:rsidP="00BE5D3D">
                      <w:pPr>
                        <w:pStyle w:val="Caption"/>
                        <w:rPr>
                          <w:noProof/>
                        </w:rPr>
                      </w:pPr>
                      <w:r>
                        <w:t>Figure 4 Default rock type</w:t>
                      </w:r>
                    </w:p>
                  </w:txbxContent>
                </v:textbox>
                <w10:wrap type="square"/>
              </v:shape>
            </w:pict>
          </mc:Fallback>
        </mc:AlternateContent>
      </w:r>
      <w:r w:rsidR="00BE5D3D">
        <w:rPr>
          <w:noProof/>
        </w:rPr>
        <w:drawing>
          <wp:anchor distT="0" distB="0" distL="114300" distR="114300" simplePos="0" relativeHeight="251667456" behindDoc="0" locked="0" layoutInCell="1" allowOverlap="1" wp14:anchorId="6D987937" wp14:editId="0D6F2EFD">
            <wp:simplePos x="0" y="0"/>
            <wp:positionH relativeFrom="column">
              <wp:posOffset>2782570</wp:posOffset>
            </wp:positionH>
            <wp:positionV relativeFrom="paragraph">
              <wp:posOffset>487680</wp:posOffset>
            </wp:positionV>
            <wp:extent cx="2031365" cy="1287780"/>
            <wp:effectExtent l="0" t="0" r="698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1365" cy="1287780"/>
                    </a:xfrm>
                    <a:prstGeom prst="rect">
                      <a:avLst/>
                    </a:prstGeom>
                    <a:noFill/>
                    <a:ln>
                      <a:noFill/>
                    </a:ln>
                  </pic:spPr>
                </pic:pic>
              </a:graphicData>
            </a:graphic>
            <wp14:sizeRelH relativeFrom="page">
              <wp14:pctWidth>0</wp14:pctWidth>
            </wp14:sizeRelH>
            <wp14:sizeRelV relativeFrom="page">
              <wp14:pctHeight>0</wp14:pctHeight>
            </wp14:sizeRelV>
          </wp:anchor>
        </w:drawing>
      </w:r>
      <w:r w:rsidR="0092250D">
        <w:t>Option #1 is probably the best alternative.  Adding in new features to program into the rock are out of scope</w:t>
      </w:r>
      <w:r w:rsidR="00BE5D3D">
        <w:t xml:space="preserve"> for this project.</w:t>
      </w:r>
    </w:p>
    <w:p w:rsidR="00BE5D3D" w:rsidRDefault="00BE5D3D" w:rsidP="0092250D">
      <w:r>
        <w:rPr>
          <w:noProof/>
        </w:rPr>
        <mc:AlternateContent>
          <mc:Choice Requires="wps">
            <w:drawing>
              <wp:anchor distT="0" distB="0" distL="114300" distR="114300" simplePos="0" relativeHeight="251666432" behindDoc="0" locked="0" layoutInCell="1" allowOverlap="1" wp14:anchorId="7D6A6B0F" wp14:editId="769A25C4">
                <wp:simplePos x="0" y="0"/>
                <wp:positionH relativeFrom="column">
                  <wp:posOffset>-2338070</wp:posOffset>
                </wp:positionH>
                <wp:positionV relativeFrom="paragraph">
                  <wp:posOffset>1353185</wp:posOffset>
                </wp:positionV>
                <wp:extent cx="2073910" cy="26670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2073910" cy="266700"/>
                        </a:xfrm>
                        <a:prstGeom prst="rect">
                          <a:avLst/>
                        </a:prstGeom>
                        <a:solidFill>
                          <a:prstClr val="white"/>
                        </a:solidFill>
                        <a:ln>
                          <a:noFill/>
                        </a:ln>
                        <a:effectLst/>
                      </wps:spPr>
                      <wps:txbx>
                        <w:txbxContent>
                          <w:p w:rsidR="00663E8C" w:rsidRPr="00336CB7" w:rsidRDefault="00663E8C" w:rsidP="00BE5D3D">
                            <w:pPr>
                              <w:pStyle w:val="Caption"/>
                              <w:rPr>
                                <w:noProof/>
                              </w:rPr>
                            </w:pPr>
                            <w:r>
                              <w:t>Figure 3 Rock Icon in object picker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id="Text Box 6" o:spid="_x0000_s1029" type="#_x0000_t202" style="position:absolute;margin-left:-184.05pt;margin-top:106.55pt;width:163.3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" stroked="f">
                <v:textbox style="mso-fit-shape-to-text:t" inset="0,0,0,0">
                  <w:txbxContent>
                    <w:p w:rsidR="00663E8C" w:rsidRPr="00336CB7" w:rsidRDefault="00663E8C" w:rsidP="00BE5D3D">
                      <w:pPr>
                        <w:pStyle w:val="Caption"/>
                        <w:rPr>
                          <w:noProof/>
                        </w:rPr>
                      </w:pPr>
                      <w:r>
                        <w:t>Figure 3 Rock Icon in object picker menu</w:t>
                      </w:r>
                    </w:p>
                  </w:txbxContent>
                </v:textbox>
                <w10:wrap type="square"/>
              </v:shape>
            </w:pict>
          </mc:Fallback>
        </mc:AlternateContent>
      </w:r>
    </w:p>
    <w:p w:rsidR="004875BF" w:rsidRDefault="004875BF" w:rsidP="0092250D"/>
    <w:p w:rsidR="004875BF" w:rsidRDefault="004875BF" w:rsidP="0092250D"/>
    <w:p w:rsidR="004875BF" w:rsidRDefault="004875BF" w:rsidP="0092250D"/>
    <w:p w:rsidR="004875BF" w:rsidRDefault="004875BF" w:rsidP="0092250D"/>
    <w:p w:rsidR="00B23841" w:rsidRDefault="00B23841" w:rsidP="00B23841">
      <w:pPr>
        <w:pStyle w:val="IntenseQuote"/>
        <w:ind w:left="0"/>
      </w:pPr>
      <w:r>
        <w:t>Kodu General Tiles</w:t>
      </w:r>
    </w:p>
    <w:p w:rsidR="00B23841" w:rsidRDefault="00B23841" w:rsidP="00B23841">
      <w:r>
        <w:t xml:space="preserve">These engineering updates would be kept to a minimum, but available to all objects in Kodu.  Focus would be on </w:t>
      </w:r>
      <w:r w:rsidR="009717BB">
        <w:t>integrating these items specifically for game levels listed below:</w:t>
      </w:r>
    </w:p>
    <w:p w:rsidR="009717BB" w:rsidRDefault="009717BB" w:rsidP="009717BB">
      <w:pPr>
        <w:pStyle w:val="ListParagraph"/>
        <w:numPr>
          <w:ilvl w:val="0"/>
          <w:numId w:val="10"/>
        </w:numPr>
      </w:pPr>
      <w:r>
        <w:t>Detect end of Path:  Currently, a character can navigate on a select path, but can not detect when it hits the ‘end’ of a path.  This tile would allow Kodu to detect when it is at the end of the path, and then take an action.  An example of this might be:</w:t>
      </w:r>
    </w:p>
    <w:p w:rsidR="009717BB" w:rsidRDefault="009717BB" w:rsidP="009717BB">
      <w:pPr>
        <w:pStyle w:val="ListParagraph"/>
      </w:pPr>
      <w:r>
        <w:t xml:space="preserve">WHEN &lt;END OF PATH&gt; &lt;ME&gt; DO express “happiness”  </w:t>
      </w:r>
    </w:p>
    <w:p w:rsidR="009717BB" w:rsidRDefault="009717BB" w:rsidP="009717BB">
      <w:pPr>
        <w:pStyle w:val="ListParagraph"/>
        <w:numPr>
          <w:ilvl w:val="0"/>
          <w:numId w:val="11"/>
        </w:numPr>
      </w:pPr>
      <w:r>
        <w:t>End of path would be decided when a note is ended, and can not loop or connect to another node.</w:t>
      </w:r>
    </w:p>
    <w:p w:rsidR="009717BB" w:rsidRDefault="009717BB" w:rsidP="009717BB">
      <w:pPr>
        <w:pStyle w:val="ListParagraph"/>
        <w:numPr>
          <w:ilvl w:val="0"/>
          <w:numId w:val="11"/>
        </w:numPr>
      </w:pPr>
      <w:r>
        <w:rPr>
          <w:noProof/>
        </w:rPr>
        <w:drawing>
          <wp:anchor distT="0" distB="0" distL="114300" distR="114300" simplePos="0" relativeHeight="251671552" behindDoc="0" locked="0" layoutInCell="1" allowOverlap="1" wp14:anchorId="5CFD0C3B" wp14:editId="72CB25D9">
            <wp:simplePos x="0" y="0"/>
            <wp:positionH relativeFrom="column">
              <wp:posOffset>4387850</wp:posOffset>
            </wp:positionH>
            <wp:positionV relativeFrom="paragraph">
              <wp:posOffset>-1026160</wp:posOffset>
            </wp:positionV>
            <wp:extent cx="1431925" cy="16535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31925" cy="1653540"/>
                    </a:xfrm>
                    <a:prstGeom prst="rect">
                      <a:avLst/>
                    </a:prstGeom>
                    <a:noFill/>
                    <a:ln>
                      <a:noFill/>
                    </a:ln>
                  </pic:spPr>
                </pic:pic>
              </a:graphicData>
            </a:graphic>
            <wp14:sizeRelH relativeFrom="page">
              <wp14:pctWidth>0</wp14:pctWidth>
            </wp14:sizeRelH>
            <wp14:sizeRelV relativeFrom="page">
              <wp14:pctHeight>0</wp14:pctHeight>
            </wp14:sizeRelV>
          </wp:anchor>
        </w:drawing>
      </w:r>
      <w:r>
        <w:t>At the completion (exit) of a path experience;  not when encountering the first edge of a path.</w:t>
      </w:r>
    </w:p>
    <w:p w:rsidR="009717BB" w:rsidRDefault="009717BB" w:rsidP="009717BB">
      <w:pPr>
        <w:pStyle w:val="ListParagraph"/>
        <w:numPr>
          <w:ilvl w:val="0"/>
          <w:numId w:val="11"/>
        </w:numPr>
      </w:pPr>
      <w:r>
        <w:t>Must have encountered 1 node first.</w:t>
      </w:r>
    </w:p>
    <w:p w:rsidR="009717BB" w:rsidRPr="00B23841" w:rsidRDefault="009717BB" w:rsidP="009717BB">
      <w:pPr>
        <w:pStyle w:val="ListParagraph"/>
        <w:numPr>
          <w:ilvl w:val="0"/>
          <w:numId w:val="11"/>
        </w:numPr>
      </w:pPr>
      <w:r>
        <w:t>Located as a “limit” item (although could be surfaced earlier).</w:t>
      </w:r>
    </w:p>
    <w:p w:rsidR="009717BB" w:rsidRPr="009717BB" w:rsidRDefault="009717BB" w:rsidP="009717BB"/>
    <w:p w:rsidR="004875BF" w:rsidRDefault="004875BF" w:rsidP="004875BF">
      <w:pPr>
        <w:pStyle w:val="IntenseQuote"/>
        <w:ind w:left="0"/>
      </w:pPr>
      <w:r>
        <w:t>Levels / Curriculum</w:t>
      </w:r>
    </w:p>
    <w:p w:rsidR="004875BF" w:rsidRDefault="004875BF" w:rsidP="004875BF">
      <w:r>
        <w:t>The main focus on delivering this content will be to create 3 new, unique levels by the time the Curiosity comes down.  These levels should provide:</w:t>
      </w:r>
    </w:p>
    <w:p w:rsidR="004875BF" w:rsidRDefault="004875BF" w:rsidP="004875BF">
      <w:pPr>
        <w:pStyle w:val="ListParagraph"/>
        <w:numPr>
          <w:ilvl w:val="0"/>
          <w:numId w:val="4"/>
        </w:numPr>
      </w:pPr>
      <w:r>
        <w:t>General instructions for students</w:t>
      </w:r>
    </w:p>
    <w:p w:rsidR="004875BF" w:rsidRDefault="004875BF" w:rsidP="004875BF">
      <w:pPr>
        <w:pStyle w:val="ListParagraph"/>
        <w:numPr>
          <w:ilvl w:val="0"/>
          <w:numId w:val="4"/>
        </w:numPr>
      </w:pPr>
      <w:r>
        <w:t>Guidance for teachers on how to implement a lesson plan</w:t>
      </w:r>
    </w:p>
    <w:p w:rsidR="004875BF" w:rsidRDefault="004875BF" w:rsidP="004875BF">
      <w:pPr>
        <w:pStyle w:val="ListParagraph"/>
        <w:numPr>
          <w:ilvl w:val="0"/>
          <w:numId w:val="4"/>
        </w:numPr>
      </w:pPr>
      <w:r>
        <w:t>An element of ‘fun’ which kids can play over again, or experiment and change settings to try new features.</w:t>
      </w:r>
    </w:p>
    <w:p w:rsidR="004875BF" w:rsidRDefault="004875BF" w:rsidP="004875BF">
      <w:r>
        <w:t>To that end, we are proposing three levels are created.  Of these three levels, two will have curriculum associated with the level.  If time permits, we will create a fourth level and curriculum.</w:t>
      </w:r>
    </w:p>
    <w:p w:rsidR="00EF1FB9" w:rsidRPr="00EF1FB9" w:rsidRDefault="00EF1FB9" w:rsidP="004875BF">
      <w:pPr>
        <w:rPr>
          <w:b/>
        </w:rPr>
      </w:pPr>
      <w:r w:rsidRPr="00EF1FB9">
        <w:rPr>
          <w:b/>
          <w:highlight w:val="yellow"/>
        </w:rPr>
        <w:lastRenderedPageBreak/>
        <w:t>Note that these are initial ideas only, and would be finalized by June 15th</w:t>
      </w:r>
    </w:p>
    <w:p w:rsidR="004875BF" w:rsidRDefault="002456DF" w:rsidP="002456DF">
      <w:pPr>
        <w:pStyle w:val="Heading1"/>
      </w:pPr>
      <w:r>
        <w:t>Level 1:  Mars Rover</w:t>
      </w:r>
    </w:p>
    <w:tbl>
      <w:tblPr>
        <w:tblStyle w:val="TableGrid"/>
        <w:tblW w:w="0" w:type="auto"/>
        <w:tblLook w:val="04A0" w:firstRow="1" w:lastRow="0" w:firstColumn="1" w:lastColumn="0" w:noHBand="0" w:noVBand="1"/>
      </w:tblPr>
      <w:tblGrid>
        <w:gridCol w:w="3192"/>
        <w:gridCol w:w="6096"/>
      </w:tblGrid>
      <w:tr w:rsidR="003F644C" w:rsidTr="003F644C">
        <w:tc>
          <w:tcPr>
            <w:tcW w:w="3192" w:type="dxa"/>
          </w:tcPr>
          <w:p w:rsidR="003F644C" w:rsidRDefault="003F644C" w:rsidP="004875BF">
            <w:r>
              <w:t>Audience</w:t>
            </w:r>
          </w:p>
        </w:tc>
        <w:tc>
          <w:tcPr>
            <w:tcW w:w="6096" w:type="dxa"/>
          </w:tcPr>
          <w:p w:rsidR="003F644C" w:rsidRDefault="003F644C" w:rsidP="004875BF">
            <w:r>
              <w:t>K-12</w:t>
            </w:r>
            <w:r w:rsidRPr="004875BF">
              <w:rPr>
                <w:vertAlign w:val="superscript"/>
              </w:rPr>
              <w:t>th</w:t>
            </w:r>
            <w:r>
              <w:t xml:space="preserve"> grade</w:t>
            </w:r>
          </w:p>
        </w:tc>
      </w:tr>
      <w:tr w:rsidR="003F644C" w:rsidTr="003F644C">
        <w:tc>
          <w:tcPr>
            <w:tcW w:w="3192" w:type="dxa"/>
          </w:tcPr>
          <w:p w:rsidR="003F644C" w:rsidRDefault="003F644C" w:rsidP="004875BF">
            <w:r>
              <w:t>Time Length</w:t>
            </w:r>
          </w:p>
        </w:tc>
        <w:tc>
          <w:tcPr>
            <w:tcW w:w="6096" w:type="dxa"/>
          </w:tcPr>
          <w:p w:rsidR="003F644C" w:rsidRDefault="003F644C" w:rsidP="004875BF">
            <w:r>
              <w:t>90 seconds</w:t>
            </w:r>
          </w:p>
        </w:tc>
      </w:tr>
      <w:tr w:rsidR="003F644C" w:rsidTr="003F644C">
        <w:tc>
          <w:tcPr>
            <w:tcW w:w="3192" w:type="dxa"/>
          </w:tcPr>
          <w:p w:rsidR="003F644C" w:rsidRDefault="003F644C" w:rsidP="004875BF">
            <w:r>
              <w:t>Level Type</w:t>
            </w:r>
          </w:p>
        </w:tc>
        <w:tc>
          <w:tcPr>
            <w:tcW w:w="6096" w:type="dxa"/>
          </w:tcPr>
          <w:p w:rsidR="003F644C" w:rsidRDefault="003F644C" w:rsidP="004875BF">
            <w:r>
              <w:t>Arcade-like game, focused on getting high score</w:t>
            </w:r>
          </w:p>
        </w:tc>
      </w:tr>
      <w:tr w:rsidR="003F644C" w:rsidTr="003F644C">
        <w:tc>
          <w:tcPr>
            <w:tcW w:w="3192" w:type="dxa"/>
          </w:tcPr>
          <w:p w:rsidR="003F644C" w:rsidRDefault="003F644C" w:rsidP="004875BF">
            <w:r>
              <w:t>Layout</w:t>
            </w:r>
          </w:p>
        </w:tc>
        <w:tc>
          <w:tcPr>
            <w:tcW w:w="6096" w:type="dxa"/>
          </w:tcPr>
          <w:p w:rsidR="003F644C" w:rsidRDefault="003F644C" w:rsidP="004875BF">
            <w:r>
              <w:t>Side-scrolling</w:t>
            </w:r>
          </w:p>
        </w:tc>
      </w:tr>
      <w:tr w:rsidR="003F644C" w:rsidTr="003F644C">
        <w:tc>
          <w:tcPr>
            <w:tcW w:w="3192" w:type="dxa"/>
          </w:tcPr>
          <w:p w:rsidR="003F644C" w:rsidRDefault="003F644C" w:rsidP="004875BF">
            <w:r>
              <w:t>Button layout</w:t>
            </w:r>
          </w:p>
        </w:tc>
        <w:tc>
          <w:tcPr>
            <w:tcW w:w="6096" w:type="dxa"/>
          </w:tcPr>
          <w:p w:rsidR="003F644C" w:rsidRDefault="003F644C" w:rsidP="004875BF">
            <w:r>
              <w:t>A: increase speed; B: decrease speed;  X:  “inspect”; Y: camera</w:t>
            </w:r>
          </w:p>
        </w:tc>
      </w:tr>
      <w:tr w:rsidR="003F644C" w:rsidTr="003F644C">
        <w:tc>
          <w:tcPr>
            <w:tcW w:w="3192" w:type="dxa"/>
          </w:tcPr>
          <w:p w:rsidR="003F644C" w:rsidRDefault="003F644C" w:rsidP="004875BF">
            <w:r>
              <w:t>Rules</w:t>
            </w:r>
          </w:p>
        </w:tc>
        <w:tc>
          <w:tcPr>
            <w:tcW w:w="6096" w:type="dxa"/>
          </w:tcPr>
          <w:p w:rsidR="003F644C" w:rsidRDefault="003F644C" w:rsidP="003F644C">
            <w:r>
              <w:t>Goal is to earn the most scientific value (points);  SV Points are reflected by :</w:t>
            </w:r>
          </w:p>
          <w:p w:rsidR="003F644C" w:rsidRDefault="003F644C" w:rsidP="003F644C">
            <w:pPr>
              <w:pStyle w:val="ListParagraph"/>
              <w:numPr>
                <w:ilvl w:val="0"/>
                <w:numId w:val="3"/>
              </w:numPr>
            </w:pPr>
            <w:r>
              <w:t>Each second moving:  +1 point</w:t>
            </w:r>
          </w:p>
          <w:p w:rsidR="003F644C" w:rsidRDefault="003F644C" w:rsidP="003F644C">
            <w:pPr>
              <w:pStyle w:val="ListParagraph"/>
              <w:numPr>
                <w:ilvl w:val="0"/>
                <w:numId w:val="3"/>
              </w:numPr>
            </w:pPr>
            <w:r>
              <w:t>Inspect generic rock:  +1 point</w:t>
            </w:r>
          </w:p>
          <w:p w:rsidR="003F644C" w:rsidRDefault="003F644C" w:rsidP="003F644C">
            <w:pPr>
              <w:pStyle w:val="ListParagraph"/>
              <w:numPr>
                <w:ilvl w:val="0"/>
                <w:numId w:val="3"/>
              </w:numPr>
            </w:pPr>
            <w:r>
              <w:t>Inspect ‘special’ rock: +5 points</w:t>
            </w:r>
          </w:p>
          <w:p w:rsidR="003F644C" w:rsidRDefault="003F644C" w:rsidP="003F644C">
            <w:pPr>
              <w:pStyle w:val="ListParagraph"/>
              <w:numPr>
                <w:ilvl w:val="0"/>
                <w:numId w:val="3"/>
              </w:numPr>
            </w:pPr>
            <w:r>
              <w:t>Camera shot: +5 points</w:t>
            </w:r>
          </w:p>
        </w:tc>
      </w:tr>
      <w:tr w:rsidR="003F644C" w:rsidTr="003F644C">
        <w:tc>
          <w:tcPr>
            <w:tcW w:w="3192" w:type="dxa"/>
          </w:tcPr>
          <w:p w:rsidR="003F644C" w:rsidRDefault="003F644C" w:rsidP="004875BF">
            <w:r>
              <w:t>Obstacles</w:t>
            </w:r>
          </w:p>
        </w:tc>
        <w:tc>
          <w:tcPr>
            <w:tcW w:w="6096" w:type="dxa"/>
          </w:tcPr>
          <w:p w:rsidR="003F644C" w:rsidRDefault="003F644C" w:rsidP="003F644C">
            <w:r>
              <w:t>There are a few obstacles:</w:t>
            </w:r>
          </w:p>
          <w:p w:rsidR="003F644C" w:rsidRDefault="003F644C" w:rsidP="003F644C">
            <w:pPr>
              <w:pStyle w:val="ListParagraph"/>
              <w:numPr>
                <w:ilvl w:val="0"/>
                <w:numId w:val="3"/>
              </w:numPr>
            </w:pPr>
            <w:r>
              <w:t>Rocks are not easily identifiable;  targeting the wrong rock takes time (but still earns points)</w:t>
            </w:r>
          </w:p>
          <w:p w:rsidR="003F644C" w:rsidRDefault="003F644C" w:rsidP="003F644C">
            <w:pPr>
              <w:pStyle w:val="ListParagraph"/>
              <w:numPr>
                <w:ilvl w:val="0"/>
                <w:numId w:val="3"/>
              </w:numPr>
            </w:pPr>
            <w:r>
              <w:t>Different land types cause rover to speed up/slow down</w:t>
            </w:r>
          </w:p>
          <w:p w:rsidR="003F644C" w:rsidRDefault="003F644C" w:rsidP="003F644C">
            <w:pPr>
              <w:pStyle w:val="ListParagraph"/>
              <w:numPr>
                <w:ilvl w:val="0"/>
                <w:numId w:val="3"/>
              </w:numPr>
            </w:pPr>
            <w:r>
              <w:t>Going too fast may cause rover to miss rocks (to turn around) or take too much time.</w:t>
            </w:r>
          </w:p>
          <w:p w:rsidR="003F644C" w:rsidRDefault="003F644C" w:rsidP="003F644C">
            <w:pPr>
              <w:pStyle w:val="ListParagraph"/>
              <w:numPr>
                <w:ilvl w:val="0"/>
                <w:numId w:val="3"/>
              </w:numPr>
            </w:pPr>
            <w:r>
              <w:t>You can only inspect “5” times (to represent the number of drills on the rover).  Do you wait to drill</w:t>
            </w:r>
          </w:p>
          <w:p w:rsidR="003F644C" w:rsidRDefault="003F644C" w:rsidP="003F644C">
            <w:pPr>
              <w:pStyle w:val="ListParagraph"/>
              <w:numPr>
                <w:ilvl w:val="0"/>
                <w:numId w:val="3"/>
              </w:numPr>
            </w:pPr>
            <w:r>
              <w:t>There is a 90 second timer which is continually counting down.</w:t>
            </w:r>
          </w:p>
        </w:tc>
      </w:tr>
      <w:tr w:rsidR="003F644C" w:rsidTr="003F644C">
        <w:tc>
          <w:tcPr>
            <w:tcW w:w="3192" w:type="dxa"/>
          </w:tcPr>
          <w:p w:rsidR="003F644C" w:rsidRDefault="003F644C" w:rsidP="004875BF">
            <w:r>
              <w:t>Environment</w:t>
            </w:r>
          </w:p>
        </w:tc>
        <w:tc>
          <w:tcPr>
            <w:tcW w:w="6096" w:type="dxa"/>
          </w:tcPr>
          <w:p w:rsidR="003F644C" w:rsidRDefault="00197271" w:rsidP="003F644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15pt;height:109.55pt">
                  <v:imagedata r:id="rId30" o:title=""/>
                </v:shape>
              </w:pict>
            </w:r>
          </w:p>
        </w:tc>
      </w:tr>
      <w:tr w:rsidR="002456DF" w:rsidTr="003F644C">
        <w:tc>
          <w:tcPr>
            <w:tcW w:w="3192" w:type="dxa"/>
          </w:tcPr>
          <w:p w:rsidR="002456DF" w:rsidRDefault="002456DF" w:rsidP="004875BF">
            <w:r>
              <w:t>Curriculum</w:t>
            </w:r>
          </w:p>
        </w:tc>
        <w:tc>
          <w:tcPr>
            <w:tcW w:w="6096" w:type="dxa"/>
          </w:tcPr>
          <w:p w:rsidR="002456DF" w:rsidRDefault="002456DF" w:rsidP="003F644C">
            <w:r>
              <w:t xml:space="preserve">N/A:  meant for a museum, conference, or quick play experience.  Code can be opened up to understand how modified tiles </w:t>
            </w:r>
            <w:commentRangeStart w:id="131"/>
            <w:r>
              <w:t>work</w:t>
            </w:r>
            <w:commentRangeEnd w:id="131"/>
            <w:r w:rsidR="005D0332">
              <w:rPr>
                <w:rStyle w:val="CommentReference"/>
              </w:rPr>
              <w:commentReference w:id="131"/>
            </w:r>
            <w:r>
              <w:t>.</w:t>
            </w:r>
          </w:p>
        </w:tc>
      </w:tr>
    </w:tbl>
    <w:p w:rsidR="004875BF" w:rsidRDefault="004875BF" w:rsidP="004875BF"/>
    <w:p w:rsidR="002456DF" w:rsidRDefault="002456DF" w:rsidP="004875BF"/>
    <w:p w:rsidR="002456DF" w:rsidRDefault="002456DF" w:rsidP="004875BF"/>
    <w:p w:rsidR="002456DF" w:rsidRDefault="002456DF" w:rsidP="004875BF"/>
    <w:p w:rsidR="002456DF" w:rsidRDefault="002456DF" w:rsidP="004875BF"/>
    <w:p w:rsidR="002456DF" w:rsidRDefault="002456DF" w:rsidP="002456DF">
      <w:pPr>
        <w:pStyle w:val="Heading1"/>
      </w:pPr>
      <w:r>
        <w:lastRenderedPageBreak/>
        <w:t xml:space="preserve">Level 2:  </w:t>
      </w:r>
      <w:r w:rsidR="00E33F30">
        <w:t>Search &amp; Explore</w:t>
      </w:r>
    </w:p>
    <w:tbl>
      <w:tblPr>
        <w:tblStyle w:val="TableGrid"/>
        <w:tblW w:w="0" w:type="auto"/>
        <w:tblLook w:val="04A0" w:firstRow="1" w:lastRow="0" w:firstColumn="1" w:lastColumn="0" w:noHBand="0" w:noVBand="1"/>
      </w:tblPr>
      <w:tblGrid>
        <w:gridCol w:w="3192"/>
        <w:gridCol w:w="6096"/>
      </w:tblGrid>
      <w:tr w:rsidR="002456DF" w:rsidTr="00787781">
        <w:tc>
          <w:tcPr>
            <w:tcW w:w="3192" w:type="dxa"/>
          </w:tcPr>
          <w:p w:rsidR="002456DF" w:rsidRDefault="002456DF" w:rsidP="00787781">
            <w:r>
              <w:t>Audience</w:t>
            </w:r>
          </w:p>
        </w:tc>
        <w:tc>
          <w:tcPr>
            <w:tcW w:w="6096" w:type="dxa"/>
          </w:tcPr>
          <w:p w:rsidR="002456DF" w:rsidRDefault="002456DF" w:rsidP="00787781">
            <w:r>
              <w:t>K-12</w:t>
            </w:r>
            <w:r w:rsidRPr="004875BF">
              <w:rPr>
                <w:vertAlign w:val="superscript"/>
              </w:rPr>
              <w:t>th</w:t>
            </w:r>
            <w:r>
              <w:t xml:space="preserve"> </w:t>
            </w:r>
            <w:commentRangeStart w:id="132"/>
            <w:r>
              <w:t>grade</w:t>
            </w:r>
            <w:commentRangeEnd w:id="132"/>
            <w:r w:rsidR="005D0332">
              <w:rPr>
                <w:rStyle w:val="CommentReference"/>
              </w:rPr>
              <w:commentReference w:id="132"/>
            </w:r>
          </w:p>
        </w:tc>
      </w:tr>
      <w:tr w:rsidR="002456DF" w:rsidTr="00787781">
        <w:tc>
          <w:tcPr>
            <w:tcW w:w="3192" w:type="dxa"/>
          </w:tcPr>
          <w:p w:rsidR="002456DF" w:rsidRDefault="002456DF" w:rsidP="00787781">
            <w:r>
              <w:t>Time Length</w:t>
            </w:r>
          </w:p>
        </w:tc>
        <w:tc>
          <w:tcPr>
            <w:tcW w:w="6096" w:type="dxa"/>
          </w:tcPr>
          <w:p w:rsidR="002456DF" w:rsidRDefault="002456DF" w:rsidP="00787781">
            <w:r>
              <w:t>1 hour;  teach concepts, robotic maneuvering, programming</w:t>
            </w:r>
          </w:p>
        </w:tc>
      </w:tr>
      <w:tr w:rsidR="002456DF" w:rsidTr="00787781">
        <w:tc>
          <w:tcPr>
            <w:tcW w:w="3192" w:type="dxa"/>
          </w:tcPr>
          <w:p w:rsidR="002456DF" w:rsidRDefault="002456DF" w:rsidP="00787781">
            <w:r>
              <w:t>Level Type</w:t>
            </w:r>
          </w:p>
        </w:tc>
        <w:tc>
          <w:tcPr>
            <w:tcW w:w="6096" w:type="dxa"/>
          </w:tcPr>
          <w:p w:rsidR="002456DF" w:rsidRDefault="002456DF" w:rsidP="00787781">
            <w:r>
              <w:t xml:space="preserve">Top-down, self-exploratory game.  Kids must navigate </w:t>
            </w:r>
            <w:commentRangeStart w:id="133"/>
            <w:r>
              <w:t>programmatically</w:t>
            </w:r>
            <w:commentRangeEnd w:id="133"/>
            <w:r w:rsidR="005D0332">
              <w:rPr>
                <w:rStyle w:val="CommentReference"/>
              </w:rPr>
              <w:commentReference w:id="133"/>
            </w:r>
            <w:r>
              <w:t>.</w:t>
            </w:r>
          </w:p>
        </w:tc>
      </w:tr>
      <w:tr w:rsidR="002456DF" w:rsidTr="00787781">
        <w:tc>
          <w:tcPr>
            <w:tcW w:w="3192" w:type="dxa"/>
          </w:tcPr>
          <w:p w:rsidR="002456DF" w:rsidRDefault="002456DF" w:rsidP="00787781">
            <w:r>
              <w:t>Layout</w:t>
            </w:r>
          </w:p>
        </w:tc>
        <w:tc>
          <w:tcPr>
            <w:tcW w:w="6096" w:type="dxa"/>
          </w:tcPr>
          <w:p w:rsidR="002456DF" w:rsidRDefault="002456DF" w:rsidP="00787781">
            <w:r>
              <w:t>Top down</w:t>
            </w:r>
          </w:p>
        </w:tc>
      </w:tr>
      <w:tr w:rsidR="002456DF" w:rsidTr="00787781">
        <w:tc>
          <w:tcPr>
            <w:tcW w:w="3192" w:type="dxa"/>
          </w:tcPr>
          <w:p w:rsidR="002456DF" w:rsidRDefault="002456DF" w:rsidP="00787781">
            <w:r>
              <w:t>Button layout</w:t>
            </w:r>
          </w:p>
        </w:tc>
        <w:tc>
          <w:tcPr>
            <w:tcW w:w="6096" w:type="dxa"/>
          </w:tcPr>
          <w:p w:rsidR="002456DF" w:rsidRDefault="002456DF" w:rsidP="00787781">
            <w:r>
              <w:t>None;  because game will be a terrain layout, kids must learn to program character, and return the most amount of points.</w:t>
            </w:r>
          </w:p>
        </w:tc>
      </w:tr>
      <w:tr w:rsidR="002456DF" w:rsidTr="00787781">
        <w:tc>
          <w:tcPr>
            <w:tcW w:w="3192" w:type="dxa"/>
          </w:tcPr>
          <w:p w:rsidR="002456DF" w:rsidRDefault="002456DF" w:rsidP="00787781">
            <w:r>
              <w:t>Rules</w:t>
            </w:r>
          </w:p>
        </w:tc>
        <w:tc>
          <w:tcPr>
            <w:tcW w:w="6096" w:type="dxa"/>
          </w:tcPr>
          <w:p w:rsidR="002456DF" w:rsidRDefault="002456DF" w:rsidP="00787781">
            <w:r>
              <w:t xml:space="preserve">Goal is to earn the most scientific value (points);  SV Points are reflected </w:t>
            </w:r>
            <w:commentRangeStart w:id="134"/>
            <w:r>
              <w:t>by</w:t>
            </w:r>
            <w:commentRangeEnd w:id="134"/>
            <w:r w:rsidR="005D0332">
              <w:rPr>
                <w:rStyle w:val="CommentReference"/>
              </w:rPr>
              <w:commentReference w:id="134"/>
            </w:r>
            <w:r>
              <w:t xml:space="preserve"> :</w:t>
            </w:r>
          </w:p>
          <w:p w:rsidR="002456DF" w:rsidRDefault="002456DF" w:rsidP="00787781">
            <w:pPr>
              <w:pStyle w:val="ListParagraph"/>
              <w:numPr>
                <w:ilvl w:val="0"/>
                <w:numId w:val="3"/>
              </w:numPr>
            </w:pPr>
            <w:r>
              <w:t>Each second moving:  +1 point</w:t>
            </w:r>
          </w:p>
          <w:p w:rsidR="002456DF" w:rsidRDefault="002456DF" w:rsidP="00787781">
            <w:pPr>
              <w:pStyle w:val="ListParagraph"/>
              <w:numPr>
                <w:ilvl w:val="0"/>
                <w:numId w:val="3"/>
              </w:numPr>
            </w:pPr>
            <w:r>
              <w:t>Inspect generic rock:  +1 point</w:t>
            </w:r>
          </w:p>
          <w:p w:rsidR="002456DF" w:rsidRDefault="002456DF" w:rsidP="00787781">
            <w:pPr>
              <w:pStyle w:val="ListParagraph"/>
              <w:numPr>
                <w:ilvl w:val="0"/>
                <w:numId w:val="3"/>
              </w:numPr>
            </w:pPr>
            <w:r>
              <w:t>Inspect ‘special’ rock: +5 points</w:t>
            </w:r>
          </w:p>
          <w:p w:rsidR="002456DF" w:rsidRDefault="002456DF" w:rsidP="00787781">
            <w:pPr>
              <w:pStyle w:val="ListParagraph"/>
              <w:numPr>
                <w:ilvl w:val="0"/>
                <w:numId w:val="3"/>
              </w:numPr>
            </w:pPr>
            <w:r>
              <w:t>Camera shot: +5 points</w:t>
            </w:r>
          </w:p>
          <w:p w:rsidR="002456DF" w:rsidRDefault="002456DF" w:rsidP="00787781">
            <w:pPr>
              <w:pStyle w:val="ListParagraph"/>
              <w:numPr>
                <w:ilvl w:val="0"/>
                <w:numId w:val="3"/>
              </w:numPr>
            </w:pPr>
            <w:r>
              <w:t>Returning to base, and returning information:  50 points.</w:t>
            </w:r>
          </w:p>
        </w:tc>
      </w:tr>
      <w:tr w:rsidR="002456DF" w:rsidTr="00787781">
        <w:tc>
          <w:tcPr>
            <w:tcW w:w="3192" w:type="dxa"/>
          </w:tcPr>
          <w:p w:rsidR="002456DF" w:rsidRDefault="002456DF" w:rsidP="00787781">
            <w:r>
              <w:t>Obstacles</w:t>
            </w:r>
          </w:p>
        </w:tc>
        <w:tc>
          <w:tcPr>
            <w:tcW w:w="6096" w:type="dxa"/>
          </w:tcPr>
          <w:p w:rsidR="002456DF" w:rsidRDefault="002456DF" w:rsidP="00787781">
            <w:r>
              <w:t>There are a few obstacles:</w:t>
            </w:r>
          </w:p>
          <w:p w:rsidR="002456DF" w:rsidRDefault="002456DF" w:rsidP="00787781">
            <w:pPr>
              <w:pStyle w:val="ListParagraph"/>
              <w:numPr>
                <w:ilvl w:val="0"/>
                <w:numId w:val="3"/>
              </w:numPr>
            </w:pPr>
            <w:r>
              <w:t>Rocks are not easily identifiable;  targeting the wrong rock takes time (but still earns points)</w:t>
            </w:r>
          </w:p>
          <w:p w:rsidR="002456DF" w:rsidRDefault="002456DF" w:rsidP="00787781">
            <w:pPr>
              <w:pStyle w:val="ListParagraph"/>
              <w:numPr>
                <w:ilvl w:val="0"/>
                <w:numId w:val="3"/>
              </w:numPr>
            </w:pPr>
            <w:r>
              <w:t>Different land types cause rover to speed up/slow down</w:t>
            </w:r>
          </w:p>
          <w:p w:rsidR="002456DF" w:rsidRDefault="002456DF" w:rsidP="00787781">
            <w:pPr>
              <w:pStyle w:val="ListParagraph"/>
              <w:numPr>
                <w:ilvl w:val="0"/>
                <w:numId w:val="3"/>
              </w:numPr>
            </w:pPr>
            <w:r>
              <w:t>Going too fast may cause rover to miss rocks (to turn around) or take too much time.</w:t>
            </w:r>
          </w:p>
          <w:p w:rsidR="002456DF" w:rsidRDefault="002456DF" w:rsidP="00787781">
            <w:pPr>
              <w:pStyle w:val="ListParagraph"/>
              <w:numPr>
                <w:ilvl w:val="0"/>
                <w:numId w:val="3"/>
              </w:numPr>
            </w:pPr>
            <w:r>
              <w:t>You can only inspect “5” times (to represent the number of drills on the rover).  Do you wait to drill</w:t>
            </w:r>
          </w:p>
          <w:p w:rsidR="002456DF" w:rsidRDefault="002456DF" w:rsidP="00787781">
            <w:pPr>
              <w:pStyle w:val="ListParagraph"/>
              <w:numPr>
                <w:ilvl w:val="0"/>
                <w:numId w:val="3"/>
              </w:numPr>
            </w:pPr>
            <w:r>
              <w:t>While there is not a timer, users must learn how to automatically program their robot.  There are a few ways to do this:</w:t>
            </w:r>
          </w:p>
          <w:p w:rsidR="002456DF" w:rsidRDefault="002456DF" w:rsidP="002456DF">
            <w:pPr>
              <w:pStyle w:val="ListParagraph"/>
              <w:numPr>
                <w:ilvl w:val="0"/>
                <w:numId w:val="6"/>
              </w:numPr>
            </w:pPr>
            <w:r>
              <w:t>Base on invisible objects which act as reference points.</w:t>
            </w:r>
          </w:p>
          <w:p w:rsidR="002456DF" w:rsidRDefault="002456DF" w:rsidP="002456DF">
            <w:pPr>
              <w:pStyle w:val="ListParagraph"/>
              <w:numPr>
                <w:ilvl w:val="0"/>
                <w:numId w:val="6"/>
              </w:numPr>
            </w:pPr>
            <w:r>
              <w:t>Wander aimlessly (this may be an OK strategy)</w:t>
            </w:r>
          </w:p>
          <w:p w:rsidR="002456DF" w:rsidRDefault="002456DF" w:rsidP="002456DF">
            <w:pPr>
              <w:pStyle w:val="ListParagraph"/>
              <w:numPr>
                <w:ilvl w:val="0"/>
                <w:numId w:val="6"/>
              </w:numPr>
            </w:pPr>
            <w:r>
              <w:t>Incorporate a search-pattern / grid to systematically find objects</w:t>
            </w:r>
          </w:p>
          <w:p w:rsidR="002456DF" w:rsidRDefault="002456DF" w:rsidP="002456DF">
            <w:pPr>
              <w:pStyle w:val="ListParagraph"/>
              <w:numPr>
                <w:ilvl w:val="0"/>
                <w:numId w:val="6"/>
              </w:numPr>
            </w:pPr>
            <w:r>
              <w:t>Consider terrain types, as different terrain types will slow you down.</w:t>
            </w:r>
          </w:p>
        </w:tc>
      </w:tr>
      <w:tr w:rsidR="002456DF" w:rsidTr="00787781">
        <w:tc>
          <w:tcPr>
            <w:tcW w:w="3192" w:type="dxa"/>
          </w:tcPr>
          <w:p w:rsidR="002456DF" w:rsidRDefault="002456DF" w:rsidP="00787781">
            <w:r>
              <w:t>Environment</w:t>
            </w:r>
          </w:p>
        </w:tc>
        <w:tc>
          <w:tcPr>
            <w:tcW w:w="6096" w:type="dxa"/>
          </w:tcPr>
          <w:p w:rsidR="002456DF" w:rsidRDefault="002456DF" w:rsidP="00787781">
            <w:r>
              <w:t>Kids are given a templatized world.  There are rocks (type 1 &amp; 2) scattered throughout.  Kids must learn to decide how they will navigate this large world and return the largest number of points possible.</w:t>
            </w:r>
          </w:p>
          <w:p w:rsidR="002456DF" w:rsidRDefault="002456DF" w:rsidP="00787781"/>
          <w:p w:rsidR="002456DF" w:rsidRDefault="002456DF" w:rsidP="00787781">
            <w:r>
              <w:t>While there are not time limits (unless imposed or needs to be tweaked), the goal would be to find the most amount of points possible.</w:t>
            </w:r>
          </w:p>
          <w:p w:rsidR="002456DF" w:rsidRDefault="002456DF" w:rsidP="00787781"/>
        </w:tc>
      </w:tr>
      <w:tr w:rsidR="002456DF" w:rsidTr="00787781">
        <w:tc>
          <w:tcPr>
            <w:tcW w:w="3192" w:type="dxa"/>
          </w:tcPr>
          <w:p w:rsidR="002456DF" w:rsidRDefault="002456DF" w:rsidP="00787781">
            <w:r>
              <w:t>Curriculum</w:t>
            </w:r>
          </w:p>
        </w:tc>
        <w:tc>
          <w:tcPr>
            <w:tcW w:w="6096" w:type="dxa"/>
          </w:tcPr>
          <w:p w:rsidR="002456DF" w:rsidRDefault="002456DF" w:rsidP="002456DF">
            <w:pPr>
              <w:pStyle w:val="ListParagraph"/>
              <w:numPr>
                <w:ilvl w:val="0"/>
                <w:numId w:val="7"/>
              </w:numPr>
            </w:pPr>
            <w:r>
              <w:t>Autonomous robot programming.</w:t>
            </w:r>
          </w:p>
          <w:p w:rsidR="002456DF" w:rsidRDefault="002456DF" w:rsidP="002456DF">
            <w:pPr>
              <w:pStyle w:val="ListParagraph"/>
              <w:numPr>
                <w:ilvl w:val="0"/>
                <w:numId w:val="7"/>
              </w:numPr>
            </w:pPr>
            <w:r>
              <w:t>Consideration of land formations, impact on rover</w:t>
            </w:r>
          </w:p>
          <w:p w:rsidR="002456DF" w:rsidRDefault="002456DF" w:rsidP="002456DF">
            <w:pPr>
              <w:pStyle w:val="ListParagraph"/>
              <w:numPr>
                <w:ilvl w:val="0"/>
                <w:numId w:val="7"/>
              </w:numPr>
            </w:pPr>
            <w:r>
              <w:t>Incorporating detection of rocks, specifically if there is a pattern (color, size, etc)</w:t>
            </w:r>
          </w:p>
        </w:tc>
      </w:tr>
    </w:tbl>
    <w:p w:rsidR="00E33F30" w:rsidRPr="00E33F30" w:rsidRDefault="00E33F30" w:rsidP="00E33F30">
      <w:pPr>
        <w:pStyle w:val="Heading1"/>
      </w:pPr>
      <w:r>
        <w:rPr>
          <w:rFonts w:eastAsiaTheme="minorHAnsi"/>
        </w:rPr>
        <w:lastRenderedPageBreak/>
        <w:t xml:space="preserve">Level 3: Terrain </w:t>
      </w:r>
      <w:r w:rsidR="00EF1FB9">
        <w:rPr>
          <w:rFonts w:eastAsiaTheme="minorHAnsi"/>
        </w:rPr>
        <w:t>Deployment</w:t>
      </w:r>
    </w:p>
    <w:tbl>
      <w:tblPr>
        <w:tblStyle w:val="TableGrid"/>
        <w:tblW w:w="0" w:type="auto"/>
        <w:tblLook w:val="04A0" w:firstRow="1" w:lastRow="0" w:firstColumn="1" w:lastColumn="0" w:noHBand="0" w:noVBand="1"/>
      </w:tblPr>
      <w:tblGrid>
        <w:gridCol w:w="3192"/>
        <w:gridCol w:w="6096"/>
      </w:tblGrid>
      <w:tr w:rsidR="00E33F30" w:rsidTr="00787781">
        <w:tc>
          <w:tcPr>
            <w:tcW w:w="3192" w:type="dxa"/>
          </w:tcPr>
          <w:p w:rsidR="00E33F30" w:rsidRDefault="00E33F30" w:rsidP="00787781">
            <w:r>
              <w:t>Audience</w:t>
            </w:r>
          </w:p>
        </w:tc>
        <w:tc>
          <w:tcPr>
            <w:tcW w:w="6096" w:type="dxa"/>
          </w:tcPr>
          <w:p w:rsidR="00E33F30" w:rsidRDefault="00E33F30" w:rsidP="00787781">
            <w:r>
              <w:t>K-12</w:t>
            </w:r>
            <w:r w:rsidRPr="004875BF">
              <w:rPr>
                <w:vertAlign w:val="superscript"/>
              </w:rPr>
              <w:t>th</w:t>
            </w:r>
            <w:r>
              <w:t xml:space="preserve"> grade</w:t>
            </w:r>
          </w:p>
        </w:tc>
      </w:tr>
      <w:tr w:rsidR="00E33F30" w:rsidTr="00787781">
        <w:tc>
          <w:tcPr>
            <w:tcW w:w="3192" w:type="dxa"/>
          </w:tcPr>
          <w:p w:rsidR="00E33F30" w:rsidRDefault="00E33F30" w:rsidP="00787781">
            <w:r>
              <w:t>Time Length</w:t>
            </w:r>
          </w:p>
        </w:tc>
        <w:tc>
          <w:tcPr>
            <w:tcW w:w="6096" w:type="dxa"/>
          </w:tcPr>
          <w:p w:rsidR="00E33F30" w:rsidRDefault="00E33F30" w:rsidP="00E33F30">
            <w:r>
              <w:t>2-4 hours;  teach research, design (of terrain), features, events, and presentation skills</w:t>
            </w:r>
          </w:p>
        </w:tc>
      </w:tr>
      <w:tr w:rsidR="00E33F30" w:rsidTr="00787781">
        <w:tc>
          <w:tcPr>
            <w:tcW w:w="3192" w:type="dxa"/>
          </w:tcPr>
          <w:p w:rsidR="00E33F30" w:rsidRDefault="00E33F30" w:rsidP="00787781">
            <w:r>
              <w:t>Level Type</w:t>
            </w:r>
          </w:p>
        </w:tc>
        <w:tc>
          <w:tcPr>
            <w:tcW w:w="6096" w:type="dxa"/>
          </w:tcPr>
          <w:p w:rsidR="00E33F30" w:rsidRDefault="00E33F30" w:rsidP="00787781">
            <w:r>
              <w:t>Various;  mostly a 3</w:t>
            </w:r>
            <w:r w:rsidRPr="00E33F30">
              <w:rPr>
                <w:vertAlign w:val="superscript"/>
              </w:rPr>
              <w:t>rd</w:t>
            </w:r>
            <w:r>
              <w:t xml:space="preserve"> person experience, but students may try various angles.</w:t>
            </w:r>
          </w:p>
        </w:tc>
      </w:tr>
      <w:tr w:rsidR="00E33F30" w:rsidTr="00787781">
        <w:tc>
          <w:tcPr>
            <w:tcW w:w="3192" w:type="dxa"/>
          </w:tcPr>
          <w:p w:rsidR="00E33F30" w:rsidRDefault="00E33F30" w:rsidP="00787781">
            <w:r>
              <w:t>Layout</w:t>
            </w:r>
          </w:p>
        </w:tc>
        <w:tc>
          <w:tcPr>
            <w:tcW w:w="6096" w:type="dxa"/>
          </w:tcPr>
          <w:p w:rsidR="00E33F30" w:rsidRDefault="00E33F30" w:rsidP="00787781">
            <w:r>
              <w:t>Various</w:t>
            </w:r>
          </w:p>
        </w:tc>
      </w:tr>
      <w:tr w:rsidR="00E33F30" w:rsidTr="00787781">
        <w:tc>
          <w:tcPr>
            <w:tcW w:w="3192" w:type="dxa"/>
          </w:tcPr>
          <w:p w:rsidR="00E33F30" w:rsidRDefault="00E33F30" w:rsidP="00787781">
            <w:r>
              <w:t>Button layout</w:t>
            </w:r>
          </w:p>
        </w:tc>
        <w:tc>
          <w:tcPr>
            <w:tcW w:w="6096" w:type="dxa"/>
          </w:tcPr>
          <w:p w:rsidR="00E33F30" w:rsidRDefault="00E33F30" w:rsidP="00E33F30">
            <w:r>
              <w:t>Incorporate use of “inspect”, “beam”, and “picture” to recreate rover’s experience</w:t>
            </w:r>
          </w:p>
        </w:tc>
      </w:tr>
      <w:tr w:rsidR="00E33F30" w:rsidTr="00787781">
        <w:tc>
          <w:tcPr>
            <w:tcW w:w="3192" w:type="dxa"/>
          </w:tcPr>
          <w:p w:rsidR="00E33F30" w:rsidRDefault="00E33F30" w:rsidP="00787781">
            <w:r>
              <w:t>Rules</w:t>
            </w:r>
          </w:p>
        </w:tc>
        <w:tc>
          <w:tcPr>
            <w:tcW w:w="6096" w:type="dxa"/>
          </w:tcPr>
          <w:p w:rsidR="00E33F30" w:rsidRDefault="00E33F30" w:rsidP="00E33F30">
            <w:r>
              <w:t>Goal is to build an experience on Mars, highlighting the following key elements:</w:t>
            </w:r>
          </w:p>
          <w:p w:rsidR="00E33F30" w:rsidRDefault="00E33F30" w:rsidP="00E33F30">
            <w:pPr>
              <w:pStyle w:val="ListParagraph"/>
              <w:numPr>
                <w:ilvl w:val="0"/>
                <w:numId w:val="3"/>
              </w:numPr>
            </w:pPr>
            <w:r w:rsidRPr="00E33F30">
              <w:rPr>
                <w:b/>
              </w:rPr>
              <w:t>Terrain types</w:t>
            </w:r>
            <w:r>
              <w:t xml:space="preserve">:  Different materials have different composition, which can be explained as rovers visit this rock </w:t>
            </w:r>
            <w:commentRangeStart w:id="135"/>
            <w:r>
              <w:t>types</w:t>
            </w:r>
            <w:commentRangeEnd w:id="135"/>
            <w:r w:rsidR="005D0332">
              <w:rPr>
                <w:rStyle w:val="CommentReference"/>
              </w:rPr>
              <w:commentReference w:id="135"/>
            </w:r>
            <w:r>
              <w:t>.</w:t>
            </w:r>
          </w:p>
          <w:p w:rsidR="00E33F30" w:rsidRDefault="00E33F30" w:rsidP="00E33F30">
            <w:pPr>
              <w:pStyle w:val="ListParagraph"/>
              <w:numPr>
                <w:ilvl w:val="0"/>
                <w:numId w:val="3"/>
              </w:numPr>
            </w:pPr>
            <w:r w:rsidRPr="00E33F30">
              <w:rPr>
                <w:b/>
              </w:rPr>
              <w:t>Formations</w:t>
            </w:r>
            <w:r>
              <w:t>:  camera angles can change depending on location/formation.  Players can “jump” to different levels showcasing different formations</w:t>
            </w:r>
          </w:p>
          <w:p w:rsidR="00E33F30" w:rsidRDefault="00E33F30" w:rsidP="00E33F30">
            <w:pPr>
              <w:pStyle w:val="ListParagraph"/>
              <w:numPr>
                <w:ilvl w:val="0"/>
                <w:numId w:val="3"/>
              </w:numPr>
            </w:pPr>
            <w:r w:rsidRPr="00E33F30">
              <w:rPr>
                <w:b/>
              </w:rPr>
              <w:t>Paths</w:t>
            </w:r>
            <w:r>
              <w:t>:  What path did previous rovers take?  What would be optimal based on landing information?</w:t>
            </w:r>
          </w:p>
        </w:tc>
      </w:tr>
      <w:tr w:rsidR="00E33F30" w:rsidTr="00787781">
        <w:tc>
          <w:tcPr>
            <w:tcW w:w="3192" w:type="dxa"/>
          </w:tcPr>
          <w:p w:rsidR="00E33F30" w:rsidRDefault="00E33F30" w:rsidP="00787781">
            <w:r>
              <w:t>Obstacles</w:t>
            </w:r>
          </w:p>
        </w:tc>
        <w:tc>
          <w:tcPr>
            <w:tcW w:w="6096" w:type="dxa"/>
          </w:tcPr>
          <w:p w:rsidR="00E33F30" w:rsidRDefault="00E33F30" w:rsidP="00787781">
            <w:r>
              <w:t>There are a few obstacles:</w:t>
            </w:r>
          </w:p>
          <w:p w:rsidR="00E33F30" w:rsidRDefault="00E33F30" w:rsidP="00787781">
            <w:pPr>
              <w:pStyle w:val="ListParagraph"/>
              <w:numPr>
                <w:ilvl w:val="0"/>
                <w:numId w:val="3"/>
              </w:numPr>
            </w:pPr>
            <w:r>
              <w:t>Rocks are not easily identifiable;  targeting the wrong rock takes time (but still earns points)</w:t>
            </w:r>
          </w:p>
          <w:p w:rsidR="00E33F30" w:rsidRDefault="00E33F30" w:rsidP="00787781">
            <w:pPr>
              <w:pStyle w:val="ListParagraph"/>
              <w:numPr>
                <w:ilvl w:val="0"/>
                <w:numId w:val="3"/>
              </w:numPr>
            </w:pPr>
            <w:r>
              <w:t>Different land types cause rover to speed up/slow down</w:t>
            </w:r>
          </w:p>
          <w:p w:rsidR="00E33F30" w:rsidRDefault="00E33F30" w:rsidP="00787781">
            <w:pPr>
              <w:pStyle w:val="ListParagraph"/>
              <w:numPr>
                <w:ilvl w:val="0"/>
                <w:numId w:val="3"/>
              </w:numPr>
            </w:pPr>
            <w:r>
              <w:t>Going too fast may cause rover to miss rocks (to turn around) or take too much time.</w:t>
            </w:r>
          </w:p>
          <w:p w:rsidR="00E33F30" w:rsidRDefault="00E33F30" w:rsidP="00787781">
            <w:pPr>
              <w:pStyle w:val="ListParagraph"/>
              <w:numPr>
                <w:ilvl w:val="0"/>
                <w:numId w:val="3"/>
              </w:numPr>
            </w:pPr>
            <w:r>
              <w:t>You can only inspect “5” times (to represent the number of drills on the rover).  Do you wait to drill</w:t>
            </w:r>
          </w:p>
          <w:p w:rsidR="00E33F30" w:rsidRDefault="00E33F30" w:rsidP="00787781">
            <w:pPr>
              <w:pStyle w:val="ListParagraph"/>
              <w:numPr>
                <w:ilvl w:val="0"/>
                <w:numId w:val="3"/>
              </w:numPr>
            </w:pPr>
            <w:r>
              <w:t>While there is not a timer, users must learn how to automatically program their robot.  There are a few ways to do this:</w:t>
            </w:r>
          </w:p>
          <w:p w:rsidR="00E33F30" w:rsidRDefault="00E33F30" w:rsidP="00787781">
            <w:pPr>
              <w:pStyle w:val="ListParagraph"/>
              <w:numPr>
                <w:ilvl w:val="0"/>
                <w:numId w:val="6"/>
              </w:numPr>
            </w:pPr>
            <w:r>
              <w:t>Base on invisible objects which act as reference points.</w:t>
            </w:r>
          </w:p>
          <w:p w:rsidR="00E33F30" w:rsidRDefault="00E33F30" w:rsidP="00787781">
            <w:pPr>
              <w:pStyle w:val="ListParagraph"/>
              <w:numPr>
                <w:ilvl w:val="0"/>
                <w:numId w:val="6"/>
              </w:numPr>
            </w:pPr>
            <w:r>
              <w:t>Wander aimlessly (this may be an OK strategy)</w:t>
            </w:r>
          </w:p>
          <w:p w:rsidR="00E33F30" w:rsidRDefault="00E33F30" w:rsidP="00787781">
            <w:pPr>
              <w:pStyle w:val="ListParagraph"/>
              <w:numPr>
                <w:ilvl w:val="0"/>
                <w:numId w:val="6"/>
              </w:numPr>
            </w:pPr>
            <w:r>
              <w:t>Incorporate a search-pattern / grid to systematically find objects</w:t>
            </w:r>
          </w:p>
          <w:p w:rsidR="00E33F30" w:rsidRDefault="00E33F30" w:rsidP="00787781">
            <w:pPr>
              <w:pStyle w:val="ListParagraph"/>
              <w:numPr>
                <w:ilvl w:val="0"/>
                <w:numId w:val="6"/>
              </w:numPr>
            </w:pPr>
            <w:r>
              <w:t>Consider terrain types, as different terrain types will slow you down.</w:t>
            </w:r>
          </w:p>
        </w:tc>
      </w:tr>
      <w:tr w:rsidR="00E33F30" w:rsidTr="00787781">
        <w:tc>
          <w:tcPr>
            <w:tcW w:w="3192" w:type="dxa"/>
          </w:tcPr>
          <w:p w:rsidR="00E33F30" w:rsidRDefault="00E33F30" w:rsidP="00787781">
            <w:r>
              <w:t>Environment</w:t>
            </w:r>
          </w:p>
        </w:tc>
        <w:tc>
          <w:tcPr>
            <w:tcW w:w="6096" w:type="dxa"/>
          </w:tcPr>
          <w:p w:rsidR="00E33F30" w:rsidRDefault="00E33F30" w:rsidP="00787781">
            <w:r>
              <w:t>Two potential ways to approach this:</w:t>
            </w:r>
          </w:p>
          <w:p w:rsidR="00E33F30" w:rsidRDefault="00E33F30" w:rsidP="00E33F30">
            <w:pPr>
              <w:pStyle w:val="ListParagraph"/>
              <w:numPr>
                <w:ilvl w:val="0"/>
                <w:numId w:val="8"/>
              </w:numPr>
            </w:pPr>
            <w:r>
              <w:t>Create a world that is finished and polished.  Use this as an example of what can be accomplished.  Teacher will show this world to students, and students can then example the world, play the world, and record data that’s interesting.</w:t>
            </w:r>
          </w:p>
          <w:p w:rsidR="00E33F30" w:rsidRDefault="00E33F30" w:rsidP="00E33F30">
            <w:pPr>
              <w:pStyle w:val="ListParagraph"/>
              <w:numPr>
                <w:ilvl w:val="0"/>
                <w:numId w:val="8"/>
              </w:numPr>
            </w:pPr>
            <w:r>
              <w:t>Students then would open a “template” world that is flat but with different geography.  Their goal is to mimic a sample lan</w:t>
            </w:r>
            <w:r w:rsidR="00CF5899">
              <w:t xml:space="preserve">ding spot, rocks, and map out an optimal </w:t>
            </w:r>
            <w:commentRangeStart w:id="136"/>
            <w:r w:rsidR="00CF5899">
              <w:t>experience</w:t>
            </w:r>
            <w:commentRangeEnd w:id="136"/>
            <w:r w:rsidR="009E350C">
              <w:rPr>
                <w:rStyle w:val="CommentReference"/>
              </w:rPr>
              <w:commentReference w:id="136"/>
            </w:r>
            <w:r w:rsidR="00CF5899">
              <w:t xml:space="preserve">.  </w:t>
            </w:r>
          </w:p>
          <w:p w:rsidR="00CF5899" w:rsidRDefault="00CF5899" w:rsidP="00E33F30">
            <w:pPr>
              <w:pStyle w:val="ListParagraph"/>
              <w:numPr>
                <w:ilvl w:val="0"/>
                <w:numId w:val="8"/>
              </w:numPr>
            </w:pPr>
            <w:r>
              <w:lastRenderedPageBreak/>
              <w:t xml:space="preserve">Students then walk their teacher/class through that experience and explain why they opted to recreate that landing, </w:t>
            </w:r>
            <w:r w:rsidR="00EF1FB9">
              <w:t>highlight</w:t>
            </w:r>
            <w:r>
              <w:t xml:space="preserve"> interesting features, and how they would navigate through that </w:t>
            </w:r>
            <w:commentRangeStart w:id="137"/>
            <w:r>
              <w:t>environment</w:t>
            </w:r>
            <w:commentRangeEnd w:id="137"/>
            <w:r w:rsidR="009E350C">
              <w:rPr>
                <w:rStyle w:val="CommentReference"/>
              </w:rPr>
              <w:commentReference w:id="137"/>
            </w:r>
            <w:r>
              <w:t>.</w:t>
            </w:r>
          </w:p>
          <w:p w:rsidR="00E33F30" w:rsidRDefault="00E33F30" w:rsidP="00787781"/>
        </w:tc>
      </w:tr>
      <w:tr w:rsidR="00E33F30" w:rsidTr="00787781">
        <w:tc>
          <w:tcPr>
            <w:tcW w:w="3192" w:type="dxa"/>
          </w:tcPr>
          <w:p w:rsidR="00E33F30" w:rsidRDefault="00E33F30" w:rsidP="00787781">
            <w:r>
              <w:lastRenderedPageBreak/>
              <w:t>Curriculum</w:t>
            </w:r>
          </w:p>
        </w:tc>
        <w:tc>
          <w:tcPr>
            <w:tcW w:w="6096" w:type="dxa"/>
          </w:tcPr>
          <w:p w:rsidR="00CF5899" w:rsidRDefault="00CF5899" w:rsidP="00CF5899">
            <w:pPr>
              <w:pStyle w:val="ListParagraph"/>
              <w:numPr>
                <w:ilvl w:val="0"/>
                <w:numId w:val="9"/>
              </w:numPr>
            </w:pPr>
            <w:commentRangeStart w:id="138"/>
            <w:r>
              <w:t>Review and understanding of an existing landing / mission.</w:t>
            </w:r>
            <w:commentRangeEnd w:id="138"/>
            <w:r w:rsidR="003B67CF">
              <w:rPr>
                <w:rStyle w:val="CommentReference"/>
              </w:rPr>
              <w:commentReference w:id="138"/>
            </w:r>
          </w:p>
          <w:p w:rsidR="00CF5899" w:rsidRDefault="00CF5899" w:rsidP="00CF5899">
            <w:pPr>
              <w:pStyle w:val="ListParagraph"/>
              <w:numPr>
                <w:ilvl w:val="0"/>
                <w:numId w:val="9"/>
              </w:numPr>
            </w:pPr>
            <w:commentRangeStart w:id="139"/>
            <w:r>
              <w:t>Research and design of a new landing site, based on NASA supplied images and information</w:t>
            </w:r>
            <w:commentRangeEnd w:id="139"/>
            <w:r w:rsidR="003B67CF">
              <w:rPr>
                <w:rStyle w:val="CommentReference"/>
              </w:rPr>
              <w:commentReference w:id="139"/>
            </w:r>
          </w:p>
          <w:p w:rsidR="00CF5899" w:rsidRDefault="00CF5899" w:rsidP="00CF5899">
            <w:pPr>
              <w:pStyle w:val="ListParagraph"/>
              <w:numPr>
                <w:ilvl w:val="0"/>
                <w:numId w:val="9"/>
              </w:numPr>
            </w:pPr>
            <w:commentRangeStart w:id="140"/>
            <w:r>
              <w:t>Research into different terrain types, and impact on Rover.</w:t>
            </w:r>
            <w:commentRangeEnd w:id="140"/>
            <w:r w:rsidR="003B67CF">
              <w:rPr>
                <w:rStyle w:val="CommentReference"/>
              </w:rPr>
              <w:commentReference w:id="140"/>
            </w:r>
          </w:p>
          <w:p w:rsidR="00CF5899" w:rsidRDefault="00CF5899" w:rsidP="00CF5899">
            <w:pPr>
              <w:pStyle w:val="ListParagraph"/>
              <w:numPr>
                <w:ilvl w:val="0"/>
                <w:numId w:val="9"/>
              </w:numPr>
            </w:pPr>
            <w:commentRangeStart w:id="141"/>
            <w:r>
              <w:t>Critical thinking and assessment on why they would program rover to execute on a given path.</w:t>
            </w:r>
            <w:commentRangeEnd w:id="141"/>
            <w:r w:rsidR="003B67CF">
              <w:rPr>
                <w:rStyle w:val="CommentReference"/>
              </w:rPr>
              <w:commentReference w:id="141"/>
            </w:r>
          </w:p>
          <w:p w:rsidR="00CF5899" w:rsidRDefault="00CF5899" w:rsidP="00CF5899">
            <w:pPr>
              <w:pStyle w:val="ListParagraph"/>
              <w:numPr>
                <w:ilvl w:val="0"/>
                <w:numId w:val="9"/>
              </w:numPr>
            </w:pPr>
            <w:commentRangeStart w:id="142"/>
            <w:r>
              <w:t>Development of success/failure criteria for a particular mission.</w:t>
            </w:r>
            <w:commentRangeEnd w:id="142"/>
            <w:r w:rsidR="003B67CF">
              <w:rPr>
                <w:rStyle w:val="CommentReference"/>
              </w:rPr>
              <w:commentReference w:id="142"/>
            </w:r>
          </w:p>
        </w:tc>
      </w:tr>
    </w:tbl>
    <w:p w:rsidR="009717BB" w:rsidRDefault="009717BB" w:rsidP="004875BF"/>
    <w:p w:rsidR="009717BB" w:rsidRDefault="009717BB" w:rsidP="004875BF">
      <w:r>
        <w:t>Additional notes:</w:t>
      </w:r>
    </w:p>
    <w:p w:rsidR="009717BB" w:rsidRDefault="009717BB" w:rsidP="009717BB">
      <w:pPr>
        <w:pStyle w:val="ListParagraph"/>
        <w:numPr>
          <w:ilvl w:val="0"/>
          <w:numId w:val="3"/>
        </w:numPr>
      </w:pPr>
      <w:r>
        <w:t>Levels would be shipped as a part of Kodu, as well as available from Community Website.</w:t>
      </w:r>
    </w:p>
    <w:p w:rsidR="009717BB" w:rsidRDefault="009717BB" w:rsidP="009717BB">
      <w:pPr>
        <w:pStyle w:val="ListParagraph"/>
        <w:numPr>
          <w:ilvl w:val="0"/>
          <w:numId w:val="3"/>
        </w:numPr>
      </w:pPr>
      <w:r>
        <w:t xml:space="preserve">Curriculum would be available for download through </w:t>
      </w:r>
      <w:hyperlink r:id="rId31" w:history="1">
        <w:r w:rsidRPr="00C826F9">
          <w:rPr>
            <w:rStyle w:val="Hyperlink"/>
          </w:rPr>
          <w:t>www.kodugamelab.com</w:t>
        </w:r>
      </w:hyperlink>
      <w:r>
        <w:t>, and NASA website.</w:t>
      </w:r>
    </w:p>
    <w:p w:rsidR="009717BB" w:rsidRDefault="009717BB" w:rsidP="009717BB">
      <w:pPr>
        <w:pStyle w:val="ListParagraph"/>
        <w:numPr>
          <w:ilvl w:val="0"/>
          <w:numId w:val="3"/>
        </w:numPr>
      </w:pPr>
      <w:r>
        <w:t>Game build would need to be rebuilt and re-signed.  Microsoft owns building this portion and submitting for download.</w:t>
      </w:r>
    </w:p>
    <w:p w:rsidR="009717BB" w:rsidRPr="004875BF" w:rsidRDefault="009717BB" w:rsidP="009717BB">
      <w:pPr>
        <w:pStyle w:val="ListParagraph"/>
      </w:pPr>
    </w:p>
    <w:sectPr w:rsidR="009717BB" w:rsidRPr="004875B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ichelle Viotti" w:date="2012-06-06T10:40:00Z" w:initials="MV">
    <w:p w:rsidR="00663E8C" w:rsidRDefault="00663E8C">
      <w:pPr>
        <w:pStyle w:val="CommentText"/>
      </w:pPr>
      <w:r>
        <w:rPr>
          <w:rStyle w:val="CommentReference"/>
        </w:rPr>
        <w:annotationRef/>
      </w:r>
      <w:r>
        <w:t>Curiosity cannot do that, so it is better to have this be a “fake rover”—that also allows it to be used in any terrain without causing misconceptions</w:t>
      </w:r>
    </w:p>
  </w:comment>
  <w:comment w:id="4" w:author="Michelle Viotti" w:date="2012-06-06T10:42:00Z" w:initials="MV">
    <w:p w:rsidR="00663E8C" w:rsidRDefault="00663E8C">
      <w:pPr>
        <w:pStyle w:val="CommentText"/>
      </w:pPr>
      <w:r>
        <w:rPr>
          <w:rStyle w:val="CommentReference"/>
        </w:rPr>
        <w:annotationRef/>
      </w:r>
      <w:r>
        <w:t>As mentioned, if too hard to expand it out, it’s okay to have a probe sticking out all the time (so long as it is designed--;)—in an appropriate way!</w:t>
      </w:r>
    </w:p>
  </w:comment>
  <w:comment w:id="5" w:author="Michelle Viotti" w:date="2012-06-06T10:43:00Z" w:initials="MV">
    <w:p w:rsidR="00663E8C" w:rsidRDefault="00663E8C">
      <w:pPr>
        <w:pStyle w:val="CommentText"/>
      </w:pPr>
      <w:r>
        <w:rPr>
          <w:rStyle w:val="CommentReference"/>
        </w:rPr>
        <w:annotationRef/>
      </w:r>
      <w:r>
        <w:t xml:space="preserve">Suggest allowing it to turn its head to look around and survey terrain.  Can make it look Curious through head tilts or whatever.  </w:t>
      </w:r>
    </w:p>
  </w:comment>
  <w:comment w:id="21" w:author="Michelle Viotti" w:date="2012-06-06T11:08:00Z" w:initials="MV">
    <w:p w:rsidR="00663E8C" w:rsidRDefault="00663E8C">
      <w:pPr>
        <w:pStyle w:val="CommentText"/>
      </w:pPr>
      <w:r>
        <w:rPr>
          <w:rStyle w:val="CommentReference"/>
        </w:rPr>
        <w:annotationRef/>
      </w:r>
      <w:r>
        <w:t>Here are examples of the “special” rocks.  Key is that they are typically flatter, with visible layers, which could be done just as an artistic skin/drawing.  I’ve also included a lot of other examples—I know you are limited in how many types of rocks can be in the field, so don’t worry you have to produce them all.  We need at least two types—one more lava-like and the other more sedimentary-like.</w:t>
      </w:r>
    </w:p>
  </w:comment>
  <w:comment w:id="100" w:author="Michelle Viotti" w:date="2012-06-06T11:11:00Z" w:initials="MV">
    <w:p w:rsidR="00663E8C" w:rsidRDefault="00663E8C">
      <w:pPr>
        <w:pStyle w:val="CommentText"/>
      </w:pPr>
      <w:r>
        <w:rPr>
          <w:rStyle w:val="CommentReference"/>
        </w:rPr>
        <w:annotationRef/>
      </w:r>
      <w:r>
        <w:t xml:space="preserve">What is the purpose for this capability?  It shouldn’t be extraneous, as that can interfere with learning.  Perhaps that zoom-in capability is another way of deciding if far off rocks are worth studying (before driving close to </w:t>
      </w:r>
      <w:proofErr w:type="gramStart"/>
      <w:r>
        <w:t>it  for</w:t>
      </w:r>
      <w:proofErr w:type="gramEnd"/>
      <w:r>
        <w:t xml:space="preserve"> rock analysis).  That would be authentic to what rovers do as well.</w:t>
      </w:r>
    </w:p>
  </w:comment>
  <w:comment w:id="125" w:author="Michelle Viotti" w:date="2012-06-06T11:12:00Z" w:initials="MV">
    <w:p w:rsidR="00663E8C" w:rsidRDefault="00663E8C">
      <w:pPr>
        <w:pStyle w:val="CommentText"/>
      </w:pPr>
      <w:r>
        <w:rPr>
          <w:rStyle w:val="CommentReference"/>
        </w:rPr>
        <w:annotationRef/>
      </w:r>
      <w:r>
        <w:t xml:space="preserve">Sure, we have stock things, and our video guys produce sounds all of the </w:t>
      </w:r>
      <w:proofErr w:type="spellStart"/>
      <w:r>
        <w:t>tiem</w:t>
      </w:r>
      <w:proofErr w:type="spellEnd"/>
      <w:r>
        <w:t xml:space="preserve">.  We’ve not yet sent a microphone to Mars, however, so do not have actual sounds.  </w:t>
      </w:r>
    </w:p>
  </w:comment>
  <w:comment w:id="127" w:author="Michelle Viotti" w:date="2012-06-06T11:12:00Z" w:initials="MV">
    <w:p w:rsidR="00663E8C" w:rsidRDefault="00663E8C">
      <w:pPr>
        <w:pStyle w:val="CommentText"/>
      </w:pPr>
      <w:r>
        <w:rPr>
          <w:rStyle w:val="CommentReference"/>
        </w:rPr>
        <w:annotationRef/>
      </w:r>
      <w:r>
        <w:t xml:space="preserve">Oops, sorry, covered above in the </w:t>
      </w:r>
      <w:proofErr w:type="spellStart"/>
      <w:r>
        <w:t>worng</w:t>
      </w:r>
      <w:proofErr w:type="spellEnd"/>
      <w:r>
        <w:t xml:space="preserve"> place. </w:t>
      </w:r>
      <w:r>
        <w:sym w:font="Wingdings" w:char="F04A"/>
      </w:r>
    </w:p>
  </w:comment>
  <w:comment w:id="131" w:author="Michelle Viotti" w:date="2012-06-06T11:15:00Z" w:initials="MV">
    <w:p w:rsidR="00663E8C" w:rsidRDefault="00663E8C">
      <w:pPr>
        <w:pStyle w:val="CommentText"/>
      </w:pPr>
      <w:r>
        <w:rPr>
          <w:rStyle w:val="CommentReference"/>
        </w:rPr>
        <w:annotationRef/>
      </w:r>
      <w:r>
        <w:t xml:space="preserve">I don’t know if what Alex was showing could be hooked up to get data on users.   Would be good diagnostic tool for just seeing how first-time users (and short-term users) interact with it.  </w:t>
      </w:r>
    </w:p>
  </w:comment>
  <w:comment w:id="132" w:author="Michelle Viotti" w:date="2012-06-06T11:17:00Z" w:initials="MV">
    <w:p w:rsidR="00663E8C" w:rsidRDefault="00663E8C">
      <w:pPr>
        <w:pStyle w:val="CommentText"/>
      </w:pPr>
      <w:r>
        <w:rPr>
          <w:rStyle w:val="CommentReference"/>
        </w:rPr>
        <w:annotationRef/>
      </w:r>
      <w:r>
        <w:t>We should target middle school, when these concepts are taught.  That doesn’t mean other grades can’t do it, just that that’s where our focus is.  We can also capture how it relates to standards in higher and lower grades.  We want to use the next-generation standards, which, even though they are currently out for review, should be solid by fall, and having gone through numerous state reviews, are pretty close to finished and won’t change substantially.</w:t>
      </w:r>
    </w:p>
  </w:comment>
  <w:comment w:id="133" w:author="Michelle Viotti" w:date="2012-06-06T11:18:00Z" w:initials="MV">
    <w:p w:rsidR="00663E8C" w:rsidRDefault="00663E8C">
      <w:pPr>
        <w:pStyle w:val="CommentText"/>
      </w:pPr>
      <w:r>
        <w:rPr>
          <w:rStyle w:val="CommentReference"/>
        </w:rPr>
        <w:annotationRef/>
      </w:r>
      <w:r>
        <w:t xml:space="preserve">Curriculum that relates closely:  Rover Races.  </w:t>
      </w:r>
    </w:p>
  </w:comment>
  <w:comment w:id="134" w:author="Michelle Viotti" w:date="2012-06-06T11:21:00Z" w:initials="MV">
    <w:p w:rsidR="00663E8C" w:rsidRDefault="00663E8C">
      <w:pPr>
        <w:pStyle w:val="CommentText"/>
      </w:pPr>
      <w:r>
        <w:rPr>
          <w:rStyle w:val="CommentReference"/>
        </w:rPr>
        <w:annotationRef/>
      </w:r>
      <w:r>
        <w:t xml:space="preserve">Maybe.  Here it might just be more related to engineering standards and operating within constraints.  Calibrating rover commands so that the rover acts in the way you want it to act.  </w:t>
      </w:r>
    </w:p>
    <w:p w:rsidR="00663E8C" w:rsidRDefault="00663E8C">
      <w:pPr>
        <w:pStyle w:val="CommentText"/>
      </w:pPr>
    </w:p>
    <w:p w:rsidR="00663E8C" w:rsidRDefault="00663E8C">
      <w:pPr>
        <w:pStyle w:val="CommentText"/>
      </w:pPr>
      <w:r>
        <w:t>Might be safely and efficiently navigating terrain.</w:t>
      </w:r>
    </w:p>
    <w:p w:rsidR="00663E8C" w:rsidRDefault="00663E8C">
      <w:pPr>
        <w:pStyle w:val="CommentText"/>
      </w:pPr>
    </w:p>
    <w:p w:rsidR="00663E8C" w:rsidRDefault="00663E8C">
      <w:pPr>
        <w:pStyle w:val="CommentText"/>
      </w:pPr>
      <w:r>
        <w:t xml:space="preserve">Don’t necessarily want to get rid of science, though, at this stage, because it may be the only stand-alone activity some classrooms are able to do.  </w:t>
      </w:r>
    </w:p>
  </w:comment>
  <w:comment w:id="135" w:author="Michelle Viotti" w:date="2012-06-06T11:24:00Z" w:initials="MV">
    <w:p w:rsidR="00663E8C" w:rsidRDefault="00663E8C">
      <w:pPr>
        <w:pStyle w:val="CommentText"/>
      </w:pPr>
      <w:r>
        <w:rPr>
          <w:rStyle w:val="CommentReference"/>
        </w:rPr>
        <w:annotationRef/>
      </w:r>
      <w:r>
        <w:t>This could be the focus, or we could also do landform types—craters, volcanoes, canyons, dried up river beds etc.  That is, students create a Martian terrain based on standards related to constructive and destructive forces.</w:t>
      </w:r>
    </w:p>
    <w:p w:rsidR="00663E8C" w:rsidRDefault="00663E8C">
      <w:pPr>
        <w:pStyle w:val="CommentText"/>
      </w:pPr>
    </w:p>
    <w:p w:rsidR="00663E8C" w:rsidRDefault="00663E8C">
      <w:pPr>
        <w:pStyle w:val="CommentText"/>
      </w:pPr>
      <w:r>
        <w:t>Then, yes, different compositions of different landform features.  Placing lots of lava rocks around a volcano makes sense, while placing lots of sedimentary rocks around ancient water features also shows knowledge acquisition.</w:t>
      </w:r>
    </w:p>
    <w:p w:rsidR="00663E8C" w:rsidRDefault="00663E8C">
      <w:pPr>
        <w:pStyle w:val="CommentText"/>
      </w:pPr>
    </w:p>
    <w:p w:rsidR="00663E8C" w:rsidRDefault="00663E8C">
      <w:pPr>
        <w:pStyle w:val="CommentText"/>
      </w:pPr>
      <w:r>
        <w:t>Can go lots of ways here, curriculum-wise.</w:t>
      </w:r>
    </w:p>
  </w:comment>
  <w:comment w:id="136" w:author="Michelle Viotti" w:date="2012-06-06T11:39:00Z" w:initials="MV">
    <w:p w:rsidR="009E350C" w:rsidRDefault="009E350C">
      <w:pPr>
        <w:pStyle w:val="CommentText"/>
      </w:pPr>
      <w:r>
        <w:rPr>
          <w:rStyle w:val="CommentReference"/>
        </w:rPr>
        <w:annotationRef/>
      </w:r>
      <w:r>
        <w:t>Yep, this is what I was mentioning above.</w:t>
      </w:r>
    </w:p>
  </w:comment>
  <w:comment w:id="137" w:author="Michelle Viotti" w:date="2012-06-06T11:44:00Z" w:initials="MV">
    <w:p w:rsidR="009E350C" w:rsidRDefault="009E350C">
      <w:pPr>
        <w:pStyle w:val="CommentText"/>
      </w:pPr>
      <w:r>
        <w:rPr>
          <w:rStyle w:val="CommentReference"/>
        </w:rPr>
        <w:annotationRef/>
      </w:r>
      <w:r>
        <w:t xml:space="preserve">What would be important, I think, is to get peer feedback prior to the final versions so that </w:t>
      </w:r>
      <w:proofErr w:type="spellStart"/>
      <w:r>
        <w:t>studetns</w:t>
      </w:r>
      <w:proofErr w:type="spellEnd"/>
      <w:r>
        <w:t xml:space="preserve"> can have a little iterative design experience and also correct anything not there.  Also, I’m wondering—does </w:t>
      </w:r>
      <w:proofErr w:type="spellStart"/>
      <w:r>
        <w:t>Kodu</w:t>
      </w:r>
      <w:proofErr w:type="spellEnd"/>
      <w:r>
        <w:t xml:space="preserve"> have the ability to combine different projects into one—that is, it’s good to develop and test individual students </w:t>
      </w:r>
      <w:proofErr w:type="spellStart"/>
      <w:r>
        <w:t>capabilitities</w:t>
      </w:r>
      <w:proofErr w:type="spellEnd"/>
      <w:r>
        <w:t xml:space="preserve"> but for any wider social thing, it might be advantageous to have Mrs. Smith’s 4</w:t>
      </w:r>
      <w:r w:rsidRPr="009E350C">
        <w:rPr>
          <w:vertAlign w:val="superscript"/>
        </w:rPr>
        <w:t>th</w:t>
      </w:r>
      <w:r>
        <w:t xml:space="preserve"> period 2012 or whatever all </w:t>
      </w:r>
      <w:proofErr w:type="spellStart"/>
      <w:r>
        <w:t>cobined</w:t>
      </w:r>
      <w:proofErr w:type="spellEnd"/>
      <w:r>
        <w:t>.  If not, that’s okay.</w:t>
      </w:r>
    </w:p>
    <w:p w:rsidR="009E350C" w:rsidRDefault="009E350C">
      <w:pPr>
        <w:pStyle w:val="CommentText"/>
      </w:pPr>
    </w:p>
    <w:p w:rsidR="009E350C" w:rsidRDefault="009E350C">
      <w:pPr>
        <w:pStyle w:val="CommentText"/>
      </w:pPr>
      <w:r>
        <w:t xml:space="preserve">Also, at this learning level, I think we could bring in the search for </w:t>
      </w:r>
      <w:proofErr w:type="spellStart"/>
      <w:r>
        <w:t>extrasolar</w:t>
      </w:r>
      <w:proofErr w:type="spellEnd"/>
      <w:r>
        <w:t xml:space="preserve"> planets—gives students a much better </w:t>
      </w:r>
      <w:proofErr w:type="spellStart"/>
      <w:r>
        <w:t>opportunitity</w:t>
      </w:r>
      <w:proofErr w:type="spellEnd"/>
      <w:r>
        <w:t xml:space="preserve"> to be creative, while still showing they understand the science and engineering principles they have already been taught (e.g., </w:t>
      </w:r>
      <w:proofErr w:type="spellStart"/>
      <w:r>
        <w:t>superpositioning</w:t>
      </w:r>
      <w:proofErr w:type="spellEnd"/>
      <w:r>
        <w:t>, relative time dating, landform identification, design within constraints, etc.)</w:t>
      </w:r>
    </w:p>
  </w:comment>
  <w:comment w:id="138" w:author="Michelle Viotti" w:date="2012-06-06T11:45:00Z" w:initials="MV">
    <w:p w:rsidR="003B67CF" w:rsidRDefault="003B67CF">
      <w:pPr>
        <w:pStyle w:val="CommentText"/>
      </w:pPr>
      <w:r>
        <w:rPr>
          <w:rStyle w:val="CommentReference"/>
        </w:rPr>
        <w:annotationRef/>
      </w:r>
      <w:r>
        <w:t>Only as it applies to the lesson plan—and as a worked example prior to the experience.  Should not necessarily be “review”/direct instruction.</w:t>
      </w:r>
    </w:p>
  </w:comment>
  <w:comment w:id="139" w:author="Michelle Viotti" w:date="2012-06-06T11:46:00Z" w:initials="MV">
    <w:p w:rsidR="003B67CF" w:rsidRDefault="003B67CF">
      <w:pPr>
        <w:pStyle w:val="CommentText"/>
      </w:pPr>
      <w:r>
        <w:rPr>
          <w:rStyle w:val="CommentReference"/>
        </w:rPr>
        <w:annotationRef/>
      </w:r>
      <w:r>
        <w:t>We have a lot of curricula for that that could be leveraged.</w:t>
      </w:r>
    </w:p>
  </w:comment>
  <w:comment w:id="140" w:author="Michelle Viotti" w:date="2012-06-06T11:46:00Z" w:initials="MV">
    <w:p w:rsidR="003B67CF" w:rsidRDefault="003B67CF">
      <w:pPr>
        <w:pStyle w:val="CommentText"/>
      </w:pPr>
      <w:r>
        <w:rPr>
          <w:rStyle w:val="CommentReference"/>
        </w:rPr>
        <w:annotationRef/>
      </w:r>
      <w:r>
        <w:t>Also a lot here.</w:t>
      </w:r>
    </w:p>
  </w:comment>
  <w:comment w:id="141" w:author="Michelle Viotti" w:date="2012-06-06T11:47:00Z" w:initials="MV">
    <w:p w:rsidR="003B67CF" w:rsidRDefault="003B67CF">
      <w:pPr>
        <w:pStyle w:val="CommentText"/>
      </w:pPr>
      <w:r>
        <w:rPr>
          <w:rStyle w:val="CommentReference"/>
        </w:rPr>
        <w:annotationRef/>
      </w:r>
      <w:r>
        <w:t>Not sure what this means</w:t>
      </w:r>
    </w:p>
  </w:comment>
  <w:comment w:id="142" w:author="Michelle Viotti" w:date="2012-06-06T11:48:00Z" w:initials="MV">
    <w:p w:rsidR="003B67CF" w:rsidRDefault="003B67CF">
      <w:pPr>
        <w:pStyle w:val="CommentText"/>
      </w:pPr>
      <w:r>
        <w:rPr>
          <w:rStyle w:val="CommentReference"/>
        </w:rPr>
        <w:annotationRef/>
      </w:r>
      <w:r>
        <w:t xml:space="preserve">We want to be careful here to make sure our instructional objectives and learning outcomes are constructed properly.  Before we define these kinds of things, let’s start with the standards.  We also use Anderson &amp; </w:t>
      </w:r>
      <w:proofErr w:type="spellStart"/>
      <w:r>
        <w:t>Krathwohl’s</w:t>
      </w:r>
      <w:proofErr w:type="spellEnd"/>
      <w:r>
        <w:t xml:space="preserve"> (2001) taxonomy for structuring our activities.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egoe Light">
    <w:altName w:val="Lucida Sans Unicode"/>
    <w:charset w:val="00"/>
    <w:family w:val="swiss"/>
    <w:pitch w:val="variable"/>
    <w:sig w:usb0="A00002AF" w:usb1="4000205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93326"/>
    <w:multiLevelType w:val="hybridMultilevel"/>
    <w:tmpl w:val="17881B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B15E8"/>
    <w:multiLevelType w:val="hybridMultilevel"/>
    <w:tmpl w:val="9A541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58205A"/>
    <w:multiLevelType w:val="hybridMultilevel"/>
    <w:tmpl w:val="8E2CC6C2"/>
    <w:lvl w:ilvl="0" w:tplc="A1720E2E">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0F11F6"/>
    <w:multiLevelType w:val="hybridMultilevel"/>
    <w:tmpl w:val="FF201CAC"/>
    <w:lvl w:ilvl="0" w:tplc="E572F9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FEF7A38"/>
    <w:multiLevelType w:val="hybridMultilevel"/>
    <w:tmpl w:val="9AC4CA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F1047B"/>
    <w:multiLevelType w:val="hybridMultilevel"/>
    <w:tmpl w:val="6BF285B0"/>
    <w:lvl w:ilvl="0" w:tplc="A1720E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6620D"/>
    <w:multiLevelType w:val="hybridMultilevel"/>
    <w:tmpl w:val="1FC8AB10"/>
    <w:lvl w:ilvl="0" w:tplc="376A2A6E">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7">
    <w:nsid w:val="41CF6D59"/>
    <w:multiLevelType w:val="hybridMultilevel"/>
    <w:tmpl w:val="6B2614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7B1E37"/>
    <w:multiLevelType w:val="hybridMultilevel"/>
    <w:tmpl w:val="35B0FB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C004B4"/>
    <w:multiLevelType w:val="hybridMultilevel"/>
    <w:tmpl w:val="01FA48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65516C"/>
    <w:multiLevelType w:val="hybridMultilevel"/>
    <w:tmpl w:val="A77CB682"/>
    <w:lvl w:ilvl="0" w:tplc="44DC24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0"/>
  </w:num>
  <w:num w:numId="3">
    <w:abstractNumId w:val="5"/>
  </w:num>
  <w:num w:numId="4">
    <w:abstractNumId w:val="4"/>
  </w:num>
  <w:num w:numId="5">
    <w:abstractNumId w:val="9"/>
  </w:num>
  <w:num w:numId="6">
    <w:abstractNumId w:val="6"/>
  </w:num>
  <w:num w:numId="7">
    <w:abstractNumId w:val="1"/>
  </w:num>
  <w:num w:numId="8">
    <w:abstractNumId w:val="7"/>
  </w:num>
  <w:num w:numId="9">
    <w:abstractNumId w:val="3"/>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31C"/>
    <w:rsid w:val="0006231C"/>
    <w:rsid w:val="001436CE"/>
    <w:rsid w:val="00197271"/>
    <w:rsid w:val="002000D3"/>
    <w:rsid w:val="002456DF"/>
    <w:rsid w:val="003B67CF"/>
    <w:rsid w:val="003F644C"/>
    <w:rsid w:val="004875BF"/>
    <w:rsid w:val="004D58E7"/>
    <w:rsid w:val="00510FC2"/>
    <w:rsid w:val="005D0332"/>
    <w:rsid w:val="00663E8C"/>
    <w:rsid w:val="00677172"/>
    <w:rsid w:val="00704358"/>
    <w:rsid w:val="0072726B"/>
    <w:rsid w:val="00766566"/>
    <w:rsid w:val="00787781"/>
    <w:rsid w:val="007D0E45"/>
    <w:rsid w:val="0092250D"/>
    <w:rsid w:val="009717BB"/>
    <w:rsid w:val="009E350C"/>
    <w:rsid w:val="00AD3548"/>
    <w:rsid w:val="00B23841"/>
    <w:rsid w:val="00BA2F51"/>
    <w:rsid w:val="00BE5D3D"/>
    <w:rsid w:val="00C61658"/>
    <w:rsid w:val="00CC4919"/>
    <w:rsid w:val="00CF5899"/>
    <w:rsid w:val="00D64C7A"/>
    <w:rsid w:val="00D71409"/>
    <w:rsid w:val="00E33F30"/>
    <w:rsid w:val="00E65DA9"/>
    <w:rsid w:val="00EF1FB9"/>
    <w:rsid w:val="00F256D4"/>
    <w:rsid w:val="00F71B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5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0E4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D35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6"/>
    <w:rsid w:val="00AD354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2Char">
    <w:name w:val="Heading 2 Char"/>
    <w:basedOn w:val="DefaultParagraphFont"/>
    <w:link w:val="Heading2"/>
    <w:uiPriority w:val="9"/>
    <w:rsid w:val="007D0E45"/>
    <w:rPr>
      <w:rFonts w:asciiTheme="majorHAnsi" w:eastAsiaTheme="majorEastAsia" w:hAnsiTheme="majorHAnsi" w:cstheme="majorBidi"/>
      <w:b/>
      <w:bCs/>
      <w:color w:val="4F81BD" w:themeColor="accent1"/>
      <w:sz w:val="26"/>
      <w:szCs w:val="26"/>
    </w:rPr>
  </w:style>
  <w:style w:type="paragraph" w:styleId="IntenseQuote">
    <w:name w:val="Intense Quote"/>
    <w:basedOn w:val="Normal"/>
    <w:next w:val="Normal"/>
    <w:link w:val="IntenseQuoteChar"/>
    <w:uiPriority w:val="30"/>
    <w:qFormat/>
    <w:rsid w:val="007D0E4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D0E45"/>
    <w:rPr>
      <w:b/>
      <w:bCs/>
      <w:i/>
      <w:iCs/>
      <w:color w:val="4F81BD" w:themeColor="accent1"/>
    </w:rPr>
  </w:style>
  <w:style w:type="paragraph" w:styleId="ListParagraph">
    <w:name w:val="List Paragraph"/>
    <w:basedOn w:val="Normal"/>
    <w:uiPriority w:val="34"/>
    <w:qFormat/>
    <w:rsid w:val="007D0E45"/>
    <w:pPr>
      <w:ind w:left="720"/>
      <w:contextualSpacing/>
    </w:pPr>
  </w:style>
  <w:style w:type="paragraph" w:styleId="BalloonText">
    <w:name w:val="Balloon Text"/>
    <w:basedOn w:val="Normal"/>
    <w:link w:val="BalloonTextChar"/>
    <w:uiPriority w:val="99"/>
    <w:semiHidden/>
    <w:unhideWhenUsed/>
    <w:rsid w:val="007D0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E45"/>
    <w:rPr>
      <w:rFonts w:ascii="Tahoma" w:hAnsi="Tahoma" w:cs="Tahoma"/>
      <w:sz w:val="16"/>
      <w:szCs w:val="16"/>
    </w:rPr>
  </w:style>
  <w:style w:type="paragraph" w:styleId="Caption">
    <w:name w:val="caption"/>
    <w:basedOn w:val="Normal"/>
    <w:next w:val="Normal"/>
    <w:uiPriority w:val="35"/>
    <w:unhideWhenUsed/>
    <w:qFormat/>
    <w:rsid w:val="007D0E45"/>
    <w:pPr>
      <w:spacing w:line="240" w:lineRule="auto"/>
    </w:pPr>
    <w:rPr>
      <w:b/>
      <w:bCs/>
      <w:color w:val="4F81BD" w:themeColor="accent1"/>
      <w:sz w:val="18"/>
      <w:szCs w:val="18"/>
    </w:rPr>
  </w:style>
  <w:style w:type="character" w:styleId="Hyperlink">
    <w:name w:val="Hyperlink"/>
    <w:basedOn w:val="DefaultParagraphFont"/>
    <w:uiPriority w:val="99"/>
    <w:unhideWhenUsed/>
    <w:rsid w:val="009717BB"/>
    <w:rPr>
      <w:color w:val="0000FF" w:themeColor="hyperlink"/>
      <w:u w:val="single"/>
    </w:rPr>
  </w:style>
  <w:style w:type="character" w:styleId="CommentReference">
    <w:name w:val="annotation reference"/>
    <w:basedOn w:val="DefaultParagraphFont"/>
    <w:uiPriority w:val="99"/>
    <w:semiHidden/>
    <w:unhideWhenUsed/>
    <w:rsid w:val="00787781"/>
    <w:rPr>
      <w:sz w:val="18"/>
      <w:szCs w:val="18"/>
    </w:rPr>
  </w:style>
  <w:style w:type="paragraph" w:styleId="CommentText">
    <w:name w:val="annotation text"/>
    <w:basedOn w:val="Normal"/>
    <w:link w:val="CommentTextChar"/>
    <w:uiPriority w:val="99"/>
    <w:semiHidden/>
    <w:unhideWhenUsed/>
    <w:rsid w:val="00787781"/>
    <w:pPr>
      <w:spacing w:line="240" w:lineRule="auto"/>
    </w:pPr>
    <w:rPr>
      <w:sz w:val="24"/>
      <w:szCs w:val="24"/>
    </w:rPr>
  </w:style>
  <w:style w:type="character" w:customStyle="1" w:styleId="CommentTextChar">
    <w:name w:val="Comment Text Char"/>
    <w:basedOn w:val="DefaultParagraphFont"/>
    <w:link w:val="CommentText"/>
    <w:uiPriority w:val="99"/>
    <w:semiHidden/>
    <w:rsid w:val="00787781"/>
    <w:rPr>
      <w:sz w:val="24"/>
      <w:szCs w:val="24"/>
    </w:rPr>
  </w:style>
  <w:style w:type="paragraph" w:styleId="CommentSubject">
    <w:name w:val="annotation subject"/>
    <w:basedOn w:val="CommentText"/>
    <w:next w:val="CommentText"/>
    <w:link w:val="CommentSubjectChar"/>
    <w:uiPriority w:val="99"/>
    <w:semiHidden/>
    <w:unhideWhenUsed/>
    <w:rsid w:val="00787781"/>
    <w:rPr>
      <w:b/>
      <w:bCs/>
      <w:sz w:val="20"/>
      <w:szCs w:val="20"/>
    </w:rPr>
  </w:style>
  <w:style w:type="character" w:customStyle="1" w:styleId="CommentSubjectChar">
    <w:name w:val="Comment Subject Char"/>
    <w:basedOn w:val="CommentTextChar"/>
    <w:link w:val="CommentSubject"/>
    <w:uiPriority w:val="99"/>
    <w:semiHidden/>
    <w:rsid w:val="00787781"/>
    <w:rPr>
      <w:b/>
      <w:bCs/>
      <w:sz w:val="20"/>
      <w:szCs w:val="20"/>
    </w:rPr>
  </w:style>
  <w:style w:type="character" w:customStyle="1" w:styleId="rgctlv">
    <w:name w:val="rg_ctlv"/>
    <w:basedOn w:val="DefaultParagraphFont"/>
    <w:rsid w:val="00C616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35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0E4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4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D35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2-Accent1">
    <w:name w:val="Medium List 2 Accent 1"/>
    <w:basedOn w:val="TableNormal"/>
    <w:uiPriority w:val="66"/>
    <w:rsid w:val="00AD354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Heading2Char">
    <w:name w:val="Heading 2 Char"/>
    <w:basedOn w:val="DefaultParagraphFont"/>
    <w:link w:val="Heading2"/>
    <w:uiPriority w:val="9"/>
    <w:rsid w:val="007D0E45"/>
    <w:rPr>
      <w:rFonts w:asciiTheme="majorHAnsi" w:eastAsiaTheme="majorEastAsia" w:hAnsiTheme="majorHAnsi" w:cstheme="majorBidi"/>
      <w:b/>
      <w:bCs/>
      <w:color w:val="4F81BD" w:themeColor="accent1"/>
      <w:sz w:val="26"/>
      <w:szCs w:val="26"/>
    </w:rPr>
  </w:style>
  <w:style w:type="paragraph" w:styleId="IntenseQuote">
    <w:name w:val="Intense Quote"/>
    <w:basedOn w:val="Normal"/>
    <w:next w:val="Normal"/>
    <w:link w:val="IntenseQuoteChar"/>
    <w:uiPriority w:val="30"/>
    <w:qFormat/>
    <w:rsid w:val="007D0E4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D0E45"/>
    <w:rPr>
      <w:b/>
      <w:bCs/>
      <w:i/>
      <w:iCs/>
      <w:color w:val="4F81BD" w:themeColor="accent1"/>
    </w:rPr>
  </w:style>
  <w:style w:type="paragraph" w:styleId="ListParagraph">
    <w:name w:val="List Paragraph"/>
    <w:basedOn w:val="Normal"/>
    <w:uiPriority w:val="34"/>
    <w:qFormat/>
    <w:rsid w:val="007D0E45"/>
    <w:pPr>
      <w:ind w:left="720"/>
      <w:contextualSpacing/>
    </w:pPr>
  </w:style>
  <w:style w:type="paragraph" w:styleId="BalloonText">
    <w:name w:val="Balloon Text"/>
    <w:basedOn w:val="Normal"/>
    <w:link w:val="BalloonTextChar"/>
    <w:uiPriority w:val="99"/>
    <w:semiHidden/>
    <w:unhideWhenUsed/>
    <w:rsid w:val="007D0E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0E45"/>
    <w:rPr>
      <w:rFonts w:ascii="Tahoma" w:hAnsi="Tahoma" w:cs="Tahoma"/>
      <w:sz w:val="16"/>
      <w:szCs w:val="16"/>
    </w:rPr>
  </w:style>
  <w:style w:type="paragraph" w:styleId="Caption">
    <w:name w:val="caption"/>
    <w:basedOn w:val="Normal"/>
    <w:next w:val="Normal"/>
    <w:uiPriority w:val="35"/>
    <w:unhideWhenUsed/>
    <w:qFormat/>
    <w:rsid w:val="007D0E45"/>
    <w:pPr>
      <w:spacing w:line="240" w:lineRule="auto"/>
    </w:pPr>
    <w:rPr>
      <w:b/>
      <w:bCs/>
      <w:color w:val="4F81BD" w:themeColor="accent1"/>
      <w:sz w:val="18"/>
      <w:szCs w:val="18"/>
    </w:rPr>
  </w:style>
  <w:style w:type="character" w:styleId="Hyperlink">
    <w:name w:val="Hyperlink"/>
    <w:basedOn w:val="DefaultParagraphFont"/>
    <w:uiPriority w:val="99"/>
    <w:unhideWhenUsed/>
    <w:rsid w:val="009717BB"/>
    <w:rPr>
      <w:color w:val="0000FF" w:themeColor="hyperlink"/>
      <w:u w:val="single"/>
    </w:rPr>
  </w:style>
  <w:style w:type="character" w:styleId="CommentReference">
    <w:name w:val="annotation reference"/>
    <w:basedOn w:val="DefaultParagraphFont"/>
    <w:uiPriority w:val="99"/>
    <w:semiHidden/>
    <w:unhideWhenUsed/>
    <w:rsid w:val="00787781"/>
    <w:rPr>
      <w:sz w:val="18"/>
      <w:szCs w:val="18"/>
    </w:rPr>
  </w:style>
  <w:style w:type="paragraph" w:styleId="CommentText">
    <w:name w:val="annotation text"/>
    <w:basedOn w:val="Normal"/>
    <w:link w:val="CommentTextChar"/>
    <w:uiPriority w:val="99"/>
    <w:semiHidden/>
    <w:unhideWhenUsed/>
    <w:rsid w:val="00787781"/>
    <w:pPr>
      <w:spacing w:line="240" w:lineRule="auto"/>
    </w:pPr>
    <w:rPr>
      <w:sz w:val="24"/>
      <w:szCs w:val="24"/>
    </w:rPr>
  </w:style>
  <w:style w:type="character" w:customStyle="1" w:styleId="CommentTextChar">
    <w:name w:val="Comment Text Char"/>
    <w:basedOn w:val="DefaultParagraphFont"/>
    <w:link w:val="CommentText"/>
    <w:uiPriority w:val="99"/>
    <w:semiHidden/>
    <w:rsid w:val="00787781"/>
    <w:rPr>
      <w:sz w:val="24"/>
      <w:szCs w:val="24"/>
    </w:rPr>
  </w:style>
  <w:style w:type="paragraph" w:styleId="CommentSubject">
    <w:name w:val="annotation subject"/>
    <w:basedOn w:val="CommentText"/>
    <w:next w:val="CommentText"/>
    <w:link w:val="CommentSubjectChar"/>
    <w:uiPriority w:val="99"/>
    <w:semiHidden/>
    <w:unhideWhenUsed/>
    <w:rsid w:val="00787781"/>
    <w:rPr>
      <w:b/>
      <w:bCs/>
      <w:sz w:val="20"/>
      <w:szCs w:val="20"/>
    </w:rPr>
  </w:style>
  <w:style w:type="character" w:customStyle="1" w:styleId="CommentSubjectChar">
    <w:name w:val="Comment Subject Char"/>
    <w:basedOn w:val="CommentTextChar"/>
    <w:link w:val="CommentSubject"/>
    <w:uiPriority w:val="99"/>
    <w:semiHidden/>
    <w:rsid w:val="00787781"/>
    <w:rPr>
      <w:b/>
      <w:bCs/>
      <w:sz w:val="20"/>
      <w:szCs w:val="20"/>
    </w:rPr>
  </w:style>
  <w:style w:type="character" w:customStyle="1" w:styleId="rgctlv">
    <w:name w:val="rg_ctlv"/>
    <w:basedOn w:val="DefaultParagraphFont"/>
    <w:rsid w:val="00C61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56285">
      <w:bodyDiv w:val="1"/>
      <w:marLeft w:val="0"/>
      <w:marRight w:val="0"/>
      <w:marTop w:val="0"/>
      <w:marBottom w:val="0"/>
      <w:divBdr>
        <w:top w:val="none" w:sz="0" w:space="0" w:color="auto"/>
        <w:left w:val="none" w:sz="0" w:space="0" w:color="auto"/>
        <w:bottom w:val="none" w:sz="0" w:space="0" w:color="auto"/>
        <w:right w:val="none" w:sz="0" w:space="0" w:color="auto"/>
      </w:divBdr>
    </w:div>
    <w:div w:id="69891957">
      <w:bodyDiv w:val="1"/>
      <w:marLeft w:val="0"/>
      <w:marRight w:val="0"/>
      <w:marTop w:val="0"/>
      <w:marBottom w:val="0"/>
      <w:divBdr>
        <w:top w:val="none" w:sz="0" w:space="0" w:color="auto"/>
        <w:left w:val="none" w:sz="0" w:space="0" w:color="auto"/>
        <w:bottom w:val="none" w:sz="0" w:space="0" w:color="auto"/>
        <w:right w:val="none" w:sz="0" w:space="0" w:color="auto"/>
      </w:divBdr>
    </w:div>
    <w:div w:id="243154301">
      <w:bodyDiv w:val="1"/>
      <w:marLeft w:val="0"/>
      <w:marRight w:val="0"/>
      <w:marTop w:val="0"/>
      <w:marBottom w:val="0"/>
      <w:divBdr>
        <w:top w:val="none" w:sz="0" w:space="0" w:color="auto"/>
        <w:left w:val="none" w:sz="0" w:space="0" w:color="auto"/>
        <w:bottom w:val="none" w:sz="0" w:space="0" w:color="auto"/>
        <w:right w:val="none" w:sz="0" w:space="0" w:color="auto"/>
      </w:divBdr>
    </w:div>
    <w:div w:id="299069216">
      <w:bodyDiv w:val="1"/>
      <w:marLeft w:val="0"/>
      <w:marRight w:val="0"/>
      <w:marTop w:val="0"/>
      <w:marBottom w:val="0"/>
      <w:divBdr>
        <w:top w:val="none" w:sz="0" w:space="0" w:color="auto"/>
        <w:left w:val="none" w:sz="0" w:space="0" w:color="auto"/>
        <w:bottom w:val="none" w:sz="0" w:space="0" w:color="auto"/>
        <w:right w:val="none" w:sz="0" w:space="0" w:color="auto"/>
      </w:divBdr>
    </w:div>
    <w:div w:id="648440907">
      <w:bodyDiv w:val="1"/>
      <w:marLeft w:val="0"/>
      <w:marRight w:val="0"/>
      <w:marTop w:val="0"/>
      <w:marBottom w:val="0"/>
      <w:divBdr>
        <w:top w:val="none" w:sz="0" w:space="0" w:color="auto"/>
        <w:left w:val="none" w:sz="0" w:space="0" w:color="auto"/>
        <w:bottom w:val="none" w:sz="0" w:space="0" w:color="auto"/>
        <w:right w:val="none" w:sz="0" w:space="0" w:color="auto"/>
      </w:divBdr>
    </w:div>
    <w:div w:id="915431496">
      <w:bodyDiv w:val="1"/>
      <w:marLeft w:val="0"/>
      <w:marRight w:val="0"/>
      <w:marTop w:val="0"/>
      <w:marBottom w:val="0"/>
      <w:divBdr>
        <w:top w:val="none" w:sz="0" w:space="0" w:color="auto"/>
        <w:left w:val="none" w:sz="0" w:space="0" w:color="auto"/>
        <w:bottom w:val="none" w:sz="0" w:space="0" w:color="auto"/>
        <w:right w:val="none" w:sz="0" w:space="0" w:color="auto"/>
      </w:divBdr>
    </w:div>
    <w:div w:id="1329752766">
      <w:bodyDiv w:val="1"/>
      <w:marLeft w:val="0"/>
      <w:marRight w:val="0"/>
      <w:marTop w:val="0"/>
      <w:marBottom w:val="0"/>
      <w:divBdr>
        <w:top w:val="none" w:sz="0" w:space="0" w:color="auto"/>
        <w:left w:val="none" w:sz="0" w:space="0" w:color="auto"/>
        <w:bottom w:val="none" w:sz="0" w:space="0" w:color="auto"/>
        <w:right w:val="none" w:sz="0" w:space="0" w:color="auto"/>
      </w:divBdr>
    </w:div>
    <w:div w:id="1336034261">
      <w:bodyDiv w:val="1"/>
      <w:marLeft w:val="0"/>
      <w:marRight w:val="0"/>
      <w:marTop w:val="0"/>
      <w:marBottom w:val="0"/>
      <w:divBdr>
        <w:top w:val="none" w:sz="0" w:space="0" w:color="auto"/>
        <w:left w:val="none" w:sz="0" w:space="0" w:color="auto"/>
        <w:bottom w:val="none" w:sz="0" w:space="0" w:color="auto"/>
        <w:right w:val="none" w:sz="0" w:space="0" w:color="auto"/>
      </w:divBdr>
    </w:div>
    <w:div w:id="1433746725">
      <w:bodyDiv w:val="1"/>
      <w:marLeft w:val="0"/>
      <w:marRight w:val="0"/>
      <w:marTop w:val="0"/>
      <w:marBottom w:val="0"/>
      <w:divBdr>
        <w:top w:val="none" w:sz="0" w:space="0" w:color="auto"/>
        <w:left w:val="none" w:sz="0" w:space="0" w:color="auto"/>
        <w:bottom w:val="none" w:sz="0" w:space="0" w:color="auto"/>
        <w:right w:val="none" w:sz="0" w:space="0" w:color="auto"/>
      </w:divBdr>
    </w:div>
    <w:div w:id="167996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oogle.com/imgres?hl=en&amp;client=firefox-a&amp;rls=org.mozilla:en-US:official&amp;biw=1556&amp;bih=721&amp;tbm=isch&amp;tbnid=wvscNkapwcNYpM:&amp;imgrefurl=http://phoenix.lpl.arizona.edu/mars153.php&amp;docid=GJPd4IFgZYggmM&amp;imgurl=http://phoenix.lpl.arizona.edu/images/picHematiteUtah.jpg&amp;w=280&amp;h=236&amp;ei=jZrPT9mDMYqj2QXKsa2lDQ&amp;zoom=1&amp;iact=hc&amp;vpx=952&amp;vpy=168&amp;dur=682&amp;hovh=188&amp;hovw=224&amp;tx=114&amp;ty=117&amp;sig=104935925278239038653&amp;page=1&amp;tbnh=166&amp;tbnw=197&amp;start=0&amp;ndsp=21&amp;ved=1t:429,r:4,s:0,i:80" TargetMode="External"/><Relationship Id="rId18" Type="http://schemas.openxmlformats.org/officeDocument/2006/relationships/hyperlink" Target="http://www.google.com/imgres?hl=en&amp;client=firefox-a&amp;rls=org.mozilla:en-US:official&amp;biw=1556&amp;bih=721&amp;tbm=isch&amp;tbnid=7D6OwH_wDVkRVM:&amp;imgrefurl=http://meteorites.wustl.edu/id/lavarocks.htm&amp;docid=0JFAmLorOfgS2M&amp;imgurl=http://meteorites.wustl.edu/id/basalt_0885l.jpg&amp;w=1200&amp;h=900&amp;ei=s5vPT_6UM9Cl2AXhzJCwDA&amp;zoom=1&amp;iact=hc&amp;vpx=717&amp;vpy=24&amp;dur=1708&amp;hovh=194&amp;hovw=259&amp;tx=103&amp;ty=84&amp;sig=104935925278239038653&amp;page=1&amp;tbnh=168&amp;tbnw=241&amp;start=0&amp;ndsp=18&amp;ved=1t:429,r:14,s:0,i:102"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comments" Target="comment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google.com/imgres?hl=en&amp;client=firefox-a&amp;rls=org.mozilla:en-US:official&amp;biw=1556&amp;bih=721&amp;tbm=isch&amp;tbnid=71354uTx_LsP9M:&amp;imgrefurl=http://xfinity.comcast.net/slideshow/news-marsrover/5/&amp;docid=DGZaahLp4Ayl6M&amp;imgurl=http://por-img.cimcontent.net/api/assets/bin-200912/da462614de6b95f55b0e97161da1a1cb.jpg&amp;w=399&amp;h=400&amp;ei=s5vPT_6UM9Cl2AXhzJCwDA&amp;zoom=1&amp;iact=hc&amp;vpx=191&amp;vpy=323&amp;dur=135&amp;hovh=225&amp;hovw=224&amp;tx=88&amp;ty=101&amp;sig=104935925278239038653&amp;page=1&amp;tbnh=165&amp;tbnw=165&amp;start=0&amp;ndsp=18&amp;ved=1t:429,r:6,s:0,i:85" TargetMode="External"/><Relationship Id="rId20" Type="http://schemas.openxmlformats.org/officeDocument/2006/relationships/hyperlink" Target="http://www.google.com/imgres?hl=en&amp;client=firefox-a&amp;rls=org.mozilla:en-US:official&amp;biw=1556&amp;bih=721&amp;tbm=isch&amp;tbnid=h63HE46gKNHnzM:&amp;imgrefurl=http://www.foxnews.com/story/0,2933,313443,00.html&amp;docid=vRgSuMi0LcpL3M&amp;imgurl=http://a57.foxnews.com/images/326779/450/350/0_22_meteorite_mars.jpg&amp;w=450&amp;h=350&amp;ei=s5vPT_6UM9Cl2AXhzJCwDA&amp;zoom=1&amp;iact=hc&amp;vpx=834&amp;vpy=410&amp;dur=936&amp;hovh=198&amp;hovw=255&amp;tx=197&amp;ty=112&amp;sig=104935925278239038653&amp;page=2&amp;tbnh=153&amp;tbnw=197&amp;start=18&amp;ndsp=25&amp;ved=1t:429,r:3,s:18,i:119"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oogle.com/imgres?hl=en&amp;client=firefox-a&amp;hs=QTL&amp;sa=X&amp;rls=org.mozilla:en-US:official&amp;biw=1556&amp;bih=721&amp;tbm=isch&amp;prmd=imvns&amp;tbnid=D3czvOJvmLdHEM:&amp;imgrefurl=http://www.dep.state.fl.us/geology/geologictopics/rocks/common_clay.htm&amp;docid=fnoU_57jEXfkEM&amp;imgurl=http://www.dep.state.fl.us/geology/geologictopics/rocks/common_clay.jpg&amp;w=504&amp;h=360&amp;ei=BZfPT6OCAYjO2wW02tjIDA&amp;zoom=1&amp;iact=hc&amp;vpx=200&amp;vpy=174&amp;dur=688&amp;hovh=185&amp;hovw=255&amp;tx=118&amp;ty=65&amp;sig=104935925278239038653&amp;page=1&amp;tbnh=163&amp;tbnw=209&amp;start=0&amp;ndsp=18&amp;ved=1t:429,r:0,s:0,i:74" TargetMode="External"/><Relationship Id="rId24" Type="http://schemas.openxmlformats.org/officeDocument/2006/relationships/hyperlink" Target="http://www.google.com/imgres?hl=en&amp;client=firefox-a&amp;rls=org.mozilla:en-US:official&amp;biw=1556&amp;bih=721&amp;tbm=isch&amp;tbnid=bCe2L85_kOSFkM:&amp;imgrefurl=http://www.sciencedirect.com/science/article/pii/S0195667108000773&amp;docid=t1ExYyDVKqWNQM&amp;itg=1&amp;imgurl=http://ars.sciencedirect.com/content/image/1-s2.0-S0195667108000773-gr2.jpg&amp;w=660&amp;h=444&amp;ei=dpjPT7eDMYWM2gWB0uSxDA&amp;zoom=1&amp;iact=hc&amp;vpx=185&amp;vpy=361&amp;dur=122138&amp;hovh=184&amp;hovw=274&amp;tx=158&amp;ty=83&amp;sig=104935925278239038653&amp;page=1&amp;tbnh=153&amp;tbnw=204&amp;start=0&amp;ndsp=22&amp;ved=1t:429,r:7,s:0,i:89"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hyperlink" Target="http://www.kodugamelab.co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www.google.com/imgres?hl=en&amp;client=firefox-a&amp;hs=aUg&amp;sa=X&amp;rls=org.mozilla:en-US:official&amp;biw=1556&amp;bih=721&amp;tbm=isch&amp;prmd=imvns&amp;tbnid=F4yJuyOXGpKmMM:&amp;imgrefurl=http://www.ebay.com/itm/Quality-Xenolith-volcanic-Lava-OLIVINE-Peridot-BOMBS-Kilbourne-Hole-NM-106-8g-/251049728477&amp;docid=mPHHEciwvhYoRM&amp;itg=1&amp;imgurl=http://i.ebayimg.com/00/s/MTAzM1gxNjAw/$(KGrHqRHJEEE94gWt8S1BPf6OhrW5Q~~60_35.JPG&amp;w=300&amp;h=193&amp;ei=UJzPT63kKsOq2gWxrfzoDQ&amp;zoom=1&amp;iact=hc&amp;vpx=677&amp;vpy=222&amp;dur=1717&amp;hovh=154&amp;hovw=240&amp;tx=137&amp;ty=79&amp;sig=104935925278239038653&amp;page=2&amp;tbnh=154&amp;tbnw=221&amp;start=19&amp;ndsp=24&amp;ved=1t:429,r:20,s:19,i:160" TargetMode="External"/><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E3BA1-1C60-4842-B239-0BFC3A9A3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15</Pages>
  <Words>3016</Words>
  <Characters>17196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20172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Scott Fintel</dc:creator>
  <cp:lastModifiedBy>David Dubord</cp:lastModifiedBy>
  <cp:revision>7</cp:revision>
  <dcterms:created xsi:type="dcterms:W3CDTF">2012-06-12T20:25:00Z</dcterms:created>
  <dcterms:modified xsi:type="dcterms:W3CDTF">2012-06-14T18:48:00Z</dcterms:modified>
</cp:coreProperties>
</file>